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07E6CE" w14:textId="77777777" w:rsidR="001116C6" w:rsidRPr="00D35A3F" w:rsidRDefault="001116C6" w:rsidP="00D35A3F"/>
    <w:p w14:paraId="552E1FC9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65864FA3" w14:textId="55250AE1" w:rsidR="001116C6" w:rsidRPr="000E72FC" w:rsidRDefault="0062578B" w:rsidP="000E72FC">
      <w:pPr>
        <w:tabs>
          <w:tab w:val="left" w:pos="2685"/>
        </w:tabs>
        <w:spacing w:line="360" w:lineRule="auto"/>
        <w:rPr>
          <w:rFonts w:ascii="微软雅黑" w:eastAsia="微软雅黑" w:hAnsi="微软雅黑"/>
        </w:rPr>
      </w:pPr>
      <w:r w:rsidRPr="000E72FC">
        <w:rPr>
          <w:rFonts w:ascii="微软雅黑" w:eastAsia="微软雅黑" w:hAnsi="微软雅黑"/>
        </w:rPr>
        <w:tab/>
      </w:r>
    </w:p>
    <w:p w14:paraId="6CAA1673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542C2BBE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3D96FC81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6461AA97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11DA58DF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764FFE78" w14:textId="33C0550F" w:rsidR="007F15F3" w:rsidRPr="000E72FC" w:rsidRDefault="00A545D5" w:rsidP="00A545D5">
      <w:pPr>
        <w:spacing w:line="360" w:lineRule="auto"/>
        <w:ind w:firstLineChars="400" w:firstLine="2080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星火后台红包系统</w:t>
      </w:r>
      <w:r w:rsidR="004949C1">
        <w:rPr>
          <w:rFonts w:ascii="微软雅黑" w:eastAsia="微软雅黑" w:hAnsi="微软雅黑" w:hint="eastAsia"/>
          <w:sz w:val="52"/>
          <w:szCs w:val="52"/>
        </w:rPr>
        <w:t>需求</w:t>
      </w:r>
      <w:r w:rsidR="004949C1">
        <w:rPr>
          <w:rFonts w:ascii="微软雅黑" w:eastAsia="微软雅黑" w:hAnsi="微软雅黑"/>
          <w:sz w:val="52"/>
          <w:szCs w:val="52"/>
        </w:rPr>
        <w:t>文档</w:t>
      </w:r>
    </w:p>
    <w:p w14:paraId="65A74751" w14:textId="77777777" w:rsidR="001116C6" w:rsidRPr="000D3B41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5D67D843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E05ECC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01A1BDDC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4FD5D3D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6EECF77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8008C5A" w14:textId="7C3FD5BD" w:rsidR="001116C6" w:rsidRPr="000E72FC" w:rsidRDefault="001116C6" w:rsidP="000E72FC">
      <w:pPr>
        <w:pStyle w:val="ac"/>
        <w:adjustRightInd w:val="0"/>
        <w:spacing w:after="120"/>
        <w:ind w:leftChars="-266" w:left="-559" w:firstLine="0"/>
        <w:jc w:val="center"/>
        <w:rPr>
          <w:rFonts w:ascii="微软雅黑" w:eastAsia="微软雅黑" w:hAnsi="微软雅黑"/>
          <w:iCs/>
          <w:sz w:val="28"/>
          <w:szCs w:val="28"/>
          <w:lang w:eastAsia="zh-CN"/>
        </w:rPr>
      </w:pPr>
      <w:r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 xml:space="preserve">   </w:t>
      </w:r>
      <w:r w:rsidRPr="000E72FC">
        <w:rPr>
          <w:rFonts w:ascii="微软雅黑" w:eastAsia="微软雅黑" w:hAnsi="微软雅黑"/>
          <w:iCs/>
          <w:sz w:val="28"/>
          <w:szCs w:val="28"/>
        </w:rPr>
        <w:t>20</w:t>
      </w:r>
      <w:r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>1</w:t>
      </w:r>
      <w:r w:rsidR="00BC5C51">
        <w:rPr>
          <w:rFonts w:ascii="微软雅黑" w:eastAsia="微软雅黑" w:hAnsi="微软雅黑"/>
          <w:iCs/>
          <w:sz w:val="28"/>
          <w:szCs w:val="28"/>
          <w:lang w:eastAsia="zh-CN"/>
        </w:rPr>
        <w:t>8</w:t>
      </w:r>
      <w:r w:rsidRPr="000E72FC">
        <w:rPr>
          <w:rFonts w:ascii="微软雅黑" w:eastAsia="微软雅黑" w:hAnsi="微软雅黑" w:hint="eastAsia"/>
          <w:iCs/>
          <w:sz w:val="28"/>
          <w:szCs w:val="28"/>
        </w:rPr>
        <w:t>年</w:t>
      </w:r>
      <w:r w:rsidR="00BC5C51">
        <w:rPr>
          <w:rFonts w:ascii="微软雅黑" w:eastAsia="微软雅黑" w:hAnsi="微软雅黑"/>
          <w:iCs/>
          <w:sz w:val="28"/>
          <w:szCs w:val="28"/>
          <w:lang w:eastAsia="zh-CN"/>
        </w:rPr>
        <w:t>0</w:t>
      </w:r>
      <w:r w:rsidR="00413FE6">
        <w:rPr>
          <w:rFonts w:ascii="微软雅黑" w:eastAsia="微软雅黑" w:hAnsi="微软雅黑" w:hint="eastAsia"/>
          <w:iCs/>
          <w:sz w:val="28"/>
          <w:szCs w:val="28"/>
          <w:lang w:eastAsia="zh-CN"/>
        </w:rPr>
        <w:t>5</w:t>
      </w:r>
      <w:r w:rsidRPr="000E72FC">
        <w:rPr>
          <w:rFonts w:ascii="微软雅黑" w:eastAsia="微软雅黑" w:hAnsi="微软雅黑" w:hint="eastAsia"/>
          <w:iCs/>
          <w:sz w:val="28"/>
          <w:szCs w:val="28"/>
        </w:rPr>
        <w:t>月</w:t>
      </w:r>
      <w:r w:rsidR="00413FE6">
        <w:rPr>
          <w:rFonts w:ascii="微软雅黑" w:eastAsia="微软雅黑" w:hAnsi="微软雅黑" w:hint="eastAsia"/>
          <w:iCs/>
          <w:sz w:val="28"/>
          <w:szCs w:val="28"/>
          <w:lang w:eastAsia="zh-CN"/>
        </w:rPr>
        <w:t>0</w:t>
      </w:r>
      <w:r w:rsidR="006B7089">
        <w:rPr>
          <w:rFonts w:ascii="微软雅黑" w:eastAsia="微软雅黑" w:hAnsi="微软雅黑" w:hint="eastAsia"/>
          <w:iCs/>
          <w:sz w:val="28"/>
          <w:szCs w:val="28"/>
          <w:lang w:eastAsia="zh-CN"/>
        </w:rPr>
        <w:t>3</w:t>
      </w:r>
      <w:r w:rsidR="00A251F2"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>日</w:t>
      </w:r>
    </w:p>
    <w:p w14:paraId="481553E1" w14:textId="37A09285" w:rsidR="001116C6" w:rsidRDefault="001116C6" w:rsidP="000E72FC">
      <w:pPr>
        <w:pStyle w:val="DocTitle"/>
        <w:spacing w:afterLines="0" w:after="156" w:line="360" w:lineRule="auto"/>
        <w:jc w:val="both"/>
        <w:rPr>
          <w:rFonts w:ascii="微软雅黑" w:eastAsia="微软雅黑" w:hAnsi="微软雅黑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621C6FE" w14:textId="77777777" w:rsidR="00BC5C51" w:rsidRPr="000E72FC" w:rsidRDefault="00BC5C51" w:rsidP="000E72FC">
      <w:pPr>
        <w:pStyle w:val="DocTitle"/>
        <w:spacing w:afterLines="0" w:after="156" w:line="360" w:lineRule="auto"/>
        <w:jc w:val="both"/>
        <w:rPr>
          <w:rFonts w:ascii="微软雅黑" w:eastAsia="微软雅黑" w:hAnsi="微软雅黑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B1D8602" w14:textId="38FD355E" w:rsidR="000B645C" w:rsidRPr="005734A2" w:rsidRDefault="000B645C" w:rsidP="00CD3E36">
      <w:pPr>
        <w:rPr>
          <w:rFonts w:ascii="微软雅黑" w:eastAsia="微软雅黑" w:hAnsi="微软雅黑"/>
          <w:b/>
        </w:rPr>
      </w:pPr>
      <w:r w:rsidRPr="005734A2">
        <w:rPr>
          <w:rFonts w:ascii="微软雅黑" w:eastAsia="微软雅黑" w:hAnsi="微软雅黑" w:hint="eastAsia"/>
          <w:b/>
        </w:rPr>
        <w:lastRenderedPageBreak/>
        <w:t>修订</w:t>
      </w:r>
      <w:r w:rsidRPr="005734A2">
        <w:rPr>
          <w:rFonts w:ascii="微软雅黑" w:eastAsia="微软雅黑" w:hAnsi="微软雅黑"/>
          <w:b/>
        </w:rPr>
        <w:t>：</w:t>
      </w:r>
    </w:p>
    <w:tbl>
      <w:tblPr>
        <w:tblpPr w:leftFromText="180" w:rightFromText="180" w:vertAnchor="text" w:tblpY="1"/>
        <w:tblOverlap w:val="never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510"/>
        <w:gridCol w:w="4536"/>
        <w:gridCol w:w="1134"/>
        <w:gridCol w:w="1701"/>
      </w:tblGrid>
      <w:tr w:rsidR="000B645C" w:rsidRPr="000E72FC" w14:paraId="0520B52E" w14:textId="77777777" w:rsidTr="0079295C">
        <w:trPr>
          <w:trHeight w:val="40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76BF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版本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3E47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日期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E8CF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A1DD3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编写者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6EC36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审核者</w:t>
            </w:r>
          </w:p>
        </w:tc>
      </w:tr>
      <w:tr w:rsidR="000B645C" w:rsidRPr="000E72FC" w14:paraId="18155896" w14:textId="77777777" w:rsidTr="00392E7B">
        <w:trPr>
          <w:trHeight w:val="45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345DB" w14:textId="77777777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0.1.0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BB97B" w14:textId="527DAAA4" w:rsidR="000B645C" w:rsidRPr="00800B3B" w:rsidRDefault="000B645C" w:rsidP="00D3412A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BC5C51">
              <w:rPr>
                <w:rFonts w:ascii="微软雅黑" w:eastAsia="微软雅黑" w:hAnsi="微软雅黑"/>
                <w:sz w:val="18"/>
                <w:szCs w:val="18"/>
              </w:rPr>
              <w:t>8-0</w:t>
            </w:r>
            <w:r w:rsidR="00D3412A"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 w:rsidR="00D3412A">
              <w:rPr>
                <w:rFonts w:ascii="微软雅黑" w:eastAsia="微软雅黑" w:hAnsi="微软雅黑" w:hint="eastAsia"/>
                <w:sz w:val="18"/>
                <w:szCs w:val="18"/>
              </w:rPr>
              <w:t>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ED18C" w14:textId="77777777" w:rsidR="00766A74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创建</w:t>
            </w:r>
          </w:p>
          <w:p w14:paraId="3E774BC5" w14:textId="3D870A76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2A53A" w14:textId="00868B03" w:rsidR="000B645C" w:rsidRPr="00800B3B" w:rsidRDefault="006B7089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宇文宝妮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961AF" w14:textId="77777777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1239" w:rsidRPr="000E72FC" w14:paraId="10D234CE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218D" w14:textId="3F93F189" w:rsidR="00D61239" w:rsidRPr="00800B3B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0.1.1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D466" w14:textId="229CF7C4" w:rsidR="00D61239" w:rsidRPr="00800B3B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8-0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308FD" w14:textId="77777777" w:rsidR="00D61239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编辑</w:t>
            </w:r>
          </w:p>
          <w:p w14:paraId="2BDC8A64" w14:textId="3673BCC5" w:rsidR="00420799" w:rsidRPr="00635DA3" w:rsidRDefault="006F6FD0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新建红包，选择产品样式变更。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5EC67" w14:textId="49308574" w:rsidR="00D61239" w:rsidRPr="00800B3B" w:rsidRDefault="00D6123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FF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0F99" w14:textId="77777777" w:rsidR="00D61239" w:rsidRPr="00800B3B" w:rsidRDefault="00D6123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FF00"/>
                <w:sz w:val="18"/>
                <w:szCs w:val="18"/>
              </w:rPr>
            </w:pPr>
          </w:p>
        </w:tc>
      </w:tr>
      <w:tr w:rsidR="00C97367" w:rsidRPr="000E72FC" w14:paraId="0BDD9F91" w14:textId="77777777" w:rsidTr="000664DB">
        <w:trPr>
          <w:trHeight w:val="636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07C9A" w14:textId="336150CD" w:rsidR="00C97367" w:rsidRPr="004C23C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E36C0A" w:themeColor="accent6" w:themeShade="BF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21DF" w14:textId="7450153A" w:rsidR="00C97367" w:rsidRPr="004C23CB" w:rsidRDefault="00595284" w:rsidP="00C97367">
            <w:pPr>
              <w:spacing w:after="156"/>
              <w:rPr>
                <w:rFonts w:ascii="微软雅黑" w:eastAsia="微软雅黑" w:hAnsi="微软雅黑"/>
                <w:color w:val="E36C0A" w:themeColor="accent6" w:themeShade="BF"/>
                <w:sz w:val="18"/>
                <w:szCs w:val="18"/>
              </w:rPr>
            </w:pPr>
            <w:r w:rsidRPr="004C23CB">
              <w:rPr>
                <w:rFonts w:ascii="微软雅黑" w:eastAsia="微软雅黑" w:hAnsi="微软雅黑" w:hint="eastAsia"/>
                <w:color w:val="E36C0A" w:themeColor="accent6" w:themeShade="BF"/>
                <w:sz w:val="18"/>
                <w:szCs w:val="18"/>
              </w:rPr>
              <w:t>2018-06-20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5C1B" w14:textId="77777777" w:rsidR="00694FFC" w:rsidRPr="004C23CB" w:rsidRDefault="00B51BE3" w:rsidP="004E131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E36C0A" w:themeColor="accent6" w:themeShade="BF"/>
                <w:sz w:val="18"/>
                <w:szCs w:val="18"/>
              </w:rPr>
            </w:pPr>
            <w:r w:rsidRPr="004C23CB">
              <w:rPr>
                <w:rFonts w:ascii="微软雅黑" w:eastAsia="微软雅黑" w:hAnsi="微软雅黑" w:hint="eastAsia"/>
                <w:color w:val="E36C0A" w:themeColor="accent6" w:themeShade="BF"/>
                <w:sz w:val="18"/>
                <w:szCs w:val="18"/>
              </w:rPr>
              <w:t>出借人发红包活动方式</w:t>
            </w:r>
            <w:r w:rsidR="004E1317" w:rsidRPr="004C23CB">
              <w:rPr>
                <w:rFonts w:ascii="微软雅黑" w:eastAsia="微软雅黑" w:hAnsi="微软雅黑" w:hint="eastAsia"/>
                <w:color w:val="E36C0A" w:themeColor="accent6" w:themeShade="BF"/>
                <w:sz w:val="18"/>
                <w:szCs w:val="18"/>
              </w:rPr>
              <w:t>：配置参与对象时，</w:t>
            </w:r>
            <w:r w:rsidR="00595284" w:rsidRPr="004C23CB">
              <w:rPr>
                <w:rFonts w:ascii="微软雅黑" w:eastAsia="微软雅黑" w:hAnsi="微软雅黑" w:hint="eastAsia"/>
                <w:color w:val="E36C0A" w:themeColor="accent6" w:themeShade="BF"/>
                <w:sz w:val="18"/>
                <w:szCs w:val="18"/>
              </w:rPr>
              <w:t>出借人维度与理财经理维度</w:t>
            </w:r>
            <w:r w:rsidR="00394FB2" w:rsidRPr="004C23CB">
              <w:rPr>
                <w:rFonts w:ascii="微软雅黑" w:eastAsia="微软雅黑" w:hAnsi="微软雅黑" w:hint="eastAsia"/>
                <w:color w:val="E36C0A" w:themeColor="accent6" w:themeShade="BF"/>
                <w:sz w:val="18"/>
                <w:szCs w:val="18"/>
              </w:rPr>
              <w:t>不可同时选择。</w:t>
            </w:r>
          </w:p>
          <w:p w14:paraId="0172D19E" w14:textId="29AD50DA" w:rsidR="00B66270" w:rsidRPr="004C23CB" w:rsidRDefault="00B66270" w:rsidP="004E131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E36C0A" w:themeColor="accent6" w:themeShade="BF"/>
                <w:sz w:val="18"/>
                <w:szCs w:val="18"/>
              </w:rPr>
            </w:pPr>
            <w:r w:rsidRPr="004C23CB">
              <w:rPr>
                <w:rFonts w:ascii="微软雅黑" w:eastAsia="微软雅黑" w:hAnsi="微软雅黑" w:hint="eastAsia"/>
                <w:color w:val="E36C0A" w:themeColor="accent6" w:themeShade="BF"/>
                <w:sz w:val="18"/>
                <w:szCs w:val="18"/>
              </w:rPr>
              <w:t>即全部出借人、非全部出借人、非全部理财经理选项仅可选中一项提交。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051C6" w14:textId="7CE29F84" w:rsidR="00C97367" w:rsidRPr="00800B3B" w:rsidRDefault="00C97367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D553" w14:textId="77777777" w:rsidR="00C97367" w:rsidRPr="00800B3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A135F" w:rsidRPr="000E72FC" w14:paraId="4B70E7FC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F47AB" w14:textId="1570C37B" w:rsidR="007A135F" w:rsidRPr="00800B3B" w:rsidRDefault="007A135F" w:rsidP="007A135F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D3FFB" w14:textId="69122733" w:rsidR="007A135F" w:rsidRPr="002A315C" w:rsidRDefault="00E66269" w:rsidP="00E66269">
            <w:pPr>
              <w:spacing w:after="156"/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2A315C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2018-06-22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6C1DE" w14:textId="77777777" w:rsidR="003E1B9A" w:rsidRDefault="00CC372E" w:rsidP="003E1B9A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2A315C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更新内容：</w:t>
            </w:r>
          </w:p>
          <w:p w14:paraId="28E3213B" w14:textId="77777777" w:rsidR="009B65BE" w:rsidRPr="009B65BE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1、</w:t>
            </w: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ab/>
              <w:t>参与对象删除全部理财经理项、原非全部理财经理变更为“筛选理财经理”，当筛选理财经理项为空时，即参与对象为全部理财经理。</w:t>
            </w:r>
          </w:p>
          <w:p w14:paraId="2C7EA97B" w14:textId="77777777" w:rsidR="009B65BE" w:rsidRPr="009B65BE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2、</w:t>
            </w: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ab/>
              <w:t>变更发红包至出借人活动方式，参与对象为：筛选出借人、筛选理财经理</w:t>
            </w:r>
          </w:p>
          <w:p w14:paraId="12388D62" w14:textId="77777777" w:rsidR="009B65BE" w:rsidRPr="009B65BE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3、参与对象理财经理： 是否自主发放红包 ？： 页面样式变更。变为下拉筛选框</w:t>
            </w:r>
          </w:p>
          <w:p w14:paraId="1E9496D6" w14:textId="77777777" w:rsidR="009B65BE" w:rsidRPr="009B65BE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4、理财经理抢红包：可抢红包计划必填，默认第一次可</w:t>
            </w:r>
            <w:proofErr w:type="gramStart"/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抢计划</w:t>
            </w:r>
            <w:proofErr w:type="gramEnd"/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 xml:space="preserve">时间为活动起始，结束时间。 </w:t>
            </w:r>
          </w:p>
          <w:p w14:paraId="456B45FE" w14:textId="77777777" w:rsidR="009B65BE" w:rsidRPr="009B65BE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5、发红包至理财经理店铺、理财经理抢红包活动禁用后可启用；</w:t>
            </w:r>
          </w:p>
          <w:p w14:paraId="3F68E83B" w14:textId="77777777" w:rsidR="009B65BE" w:rsidRPr="009B65BE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6、发红包至出借人，活动禁用后不可启用。</w:t>
            </w:r>
          </w:p>
          <w:p w14:paraId="36A1F9CC" w14:textId="77777777" w:rsidR="009B65BE" w:rsidRPr="009B65BE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7、活动启用后：仅可编辑活动说明、以及备注</w:t>
            </w:r>
          </w:p>
          <w:p w14:paraId="7EF8E331" w14:textId="77777777" w:rsidR="009B65BE" w:rsidRPr="009B65BE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8、自动触发活动： 生日前3天，参数配置； 交易到期前3天，参数配置。</w:t>
            </w:r>
          </w:p>
          <w:p w14:paraId="2D30D812" w14:textId="77777777" w:rsidR="009B65BE" w:rsidRPr="009B65BE" w:rsidRDefault="009B65BE" w:rsidP="009B65BE">
            <w:pPr>
              <w:pStyle w:val="tableentry"/>
              <w:spacing w:before="78" w:after="78"/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9、自动触发关联红包：仅可关联 ：红包有效期是区间2方式。</w:t>
            </w:r>
          </w:p>
          <w:p w14:paraId="745D7F3A" w14:textId="45DDFB63" w:rsidR="00CC372E" w:rsidRPr="001B64A8" w:rsidRDefault="009B65BE" w:rsidP="009B65BE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9B65BE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10、删除常规活动列表：导出按钮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6BB52" w14:textId="37659520" w:rsidR="007A135F" w:rsidRPr="00800B3B" w:rsidRDefault="007A135F" w:rsidP="007A135F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1E51" w14:textId="77777777" w:rsidR="007A135F" w:rsidRPr="00800B3B" w:rsidRDefault="007A135F" w:rsidP="007A135F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6154B" w:rsidRPr="000E72FC" w14:paraId="3B135574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BCF7" w14:textId="1F964B81" w:rsidR="00C6154B" w:rsidRPr="00C6154B" w:rsidRDefault="00C6154B" w:rsidP="00C6154B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b w:val="0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0B14" w14:textId="1DECC6E0" w:rsidR="00C6154B" w:rsidRPr="00800B3B" w:rsidRDefault="00C6154B" w:rsidP="00BC3233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9AC58" w14:textId="25B7F989" w:rsidR="0005098C" w:rsidRPr="00800B3B" w:rsidRDefault="0005098C" w:rsidP="00D44128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5A102" w14:textId="2207F112" w:rsidR="00C6154B" w:rsidRPr="00800B3B" w:rsidRDefault="00C6154B" w:rsidP="00C6154B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9914" w14:textId="77777777" w:rsidR="00C6154B" w:rsidRPr="00800B3B" w:rsidRDefault="00C6154B" w:rsidP="00C6154B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97367" w:rsidRPr="000E72FC" w14:paraId="43DAF7E5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F88FD" w14:textId="71E29068" w:rsidR="00C97367" w:rsidRPr="00800B3B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0D67" w14:textId="47B7D13B" w:rsidR="00C97367" w:rsidRPr="00800B3B" w:rsidRDefault="00C97367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A0ACC" w14:textId="41A08FC2" w:rsidR="00C97367" w:rsidRPr="00A62BFB" w:rsidRDefault="00C97367" w:rsidP="00C97367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D20FC" w14:textId="2A029F28" w:rsidR="00C97367" w:rsidRPr="00800B3B" w:rsidRDefault="00C97367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1419" w14:textId="77777777" w:rsidR="00C97367" w:rsidRPr="00800B3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97367" w:rsidRPr="000E72FC" w14:paraId="087D66ED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5E647" w14:textId="7C6E0E2F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FD707" w14:textId="39FB6568" w:rsidR="00C97367" w:rsidRPr="000E72FC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9324F" w14:textId="64C6CEE0" w:rsidR="00C97367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BE9D3" w14:textId="30666F41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176C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  <w:tr w:rsidR="00C97367" w:rsidRPr="000E72FC" w14:paraId="6CE26A5F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64D7" w14:textId="722DF4BB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07A7A" w14:textId="798804D2" w:rsidR="00C97367" w:rsidRPr="000E72FC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6327" w14:textId="5058CB9C" w:rsidR="00C97367" w:rsidRDefault="00C97367" w:rsidP="00C97367">
            <w:pPr>
              <w:pStyle w:val="tableentry"/>
              <w:spacing w:beforeLines="0" w:before="60" w:afterLines="0" w:after="60"/>
              <w:ind w:left="360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397ED" w14:textId="25232540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20E2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  <w:tr w:rsidR="00C97367" w:rsidRPr="000E72FC" w14:paraId="40E2A6DB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32AD" w14:textId="3B685840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9F748" w14:textId="1EC30A21" w:rsidR="00C97367" w:rsidRPr="000E72FC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63A" w14:textId="2DC2A1B9" w:rsidR="00C97367" w:rsidRPr="000963CE" w:rsidRDefault="00C97367" w:rsidP="00C97367">
            <w:pPr>
              <w:pStyle w:val="af2"/>
              <w:spacing w:line="360" w:lineRule="auto"/>
              <w:rPr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DD70" w14:textId="6812A14B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400E1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</w:tbl>
    <w:p w14:paraId="64F52419" w14:textId="77777777" w:rsidR="000B645C" w:rsidRPr="000E72FC" w:rsidRDefault="000B645C" w:rsidP="00CD3E36">
      <w:pPr>
        <w:rPr>
          <w:rFonts w:ascii="微软雅黑" w:eastAsia="微软雅黑" w:hAnsi="微软雅黑"/>
        </w:rPr>
      </w:pPr>
    </w:p>
    <w:p w14:paraId="2B4981D0" w14:textId="7A71609A" w:rsidR="001116C6" w:rsidRPr="000E72FC" w:rsidRDefault="001116C6" w:rsidP="000E72FC">
      <w:pPr>
        <w:tabs>
          <w:tab w:val="left" w:pos="3580"/>
        </w:tabs>
        <w:spacing w:line="360" w:lineRule="auto"/>
        <w:rPr>
          <w:rFonts w:ascii="微软雅黑" w:eastAsia="微软雅黑" w:hAnsi="微软雅黑"/>
        </w:rPr>
      </w:pPr>
      <w:r w:rsidRPr="000E72FC">
        <w:rPr>
          <w:rFonts w:ascii="微软雅黑" w:eastAsia="微软雅黑" w:hAnsi="微软雅黑"/>
        </w:rPr>
        <w:br w:type="page"/>
      </w:r>
    </w:p>
    <w:p w14:paraId="1C48033A" w14:textId="77777777" w:rsidR="000E49BB" w:rsidRPr="000E72FC" w:rsidRDefault="000E49BB" w:rsidP="000E72FC">
      <w:pPr>
        <w:pStyle w:val="TOC"/>
        <w:spacing w:line="360" w:lineRule="auto"/>
        <w:jc w:val="center"/>
        <w:rPr>
          <w:rFonts w:ascii="微软雅黑" w:eastAsia="微软雅黑" w:hAnsi="微软雅黑"/>
        </w:rPr>
      </w:pPr>
      <w:r w:rsidRPr="000E72FC">
        <w:rPr>
          <w:rFonts w:ascii="微软雅黑" w:eastAsia="微软雅黑" w:hAnsi="微软雅黑"/>
          <w:lang w:val="zh-CN"/>
        </w:rPr>
        <w:lastRenderedPageBreak/>
        <w:t>目录</w:t>
      </w:r>
    </w:p>
    <w:p w14:paraId="3956DA82" w14:textId="77777777" w:rsidR="00BF306D" w:rsidRDefault="00361E44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 w:rsidRPr="00BD40CC">
        <w:rPr>
          <w:rFonts w:ascii="微软雅黑" w:eastAsia="微软雅黑" w:hAnsi="微软雅黑"/>
          <w:sz w:val="21"/>
          <w:szCs w:val="21"/>
        </w:rPr>
        <w:fldChar w:fldCharType="begin"/>
      </w:r>
      <w:r w:rsidRPr="00BD40CC">
        <w:rPr>
          <w:rFonts w:ascii="微软雅黑" w:eastAsia="微软雅黑" w:hAnsi="微软雅黑"/>
          <w:sz w:val="21"/>
          <w:szCs w:val="21"/>
        </w:rPr>
        <w:instrText xml:space="preserve"> TOC \o "1-3" \u </w:instrText>
      </w:r>
      <w:r w:rsidRPr="00BD40CC">
        <w:rPr>
          <w:rFonts w:ascii="微软雅黑" w:eastAsia="微软雅黑" w:hAnsi="微软雅黑"/>
          <w:sz w:val="21"/>
          <w:szCs w:val="21"/>
        </w:rPr>
        <w:fldChar w:fldCharType="separate"/>
      </w:r>
      <w:r w:rsidR="00BF306D">
        <w:rPr>
          <w:rFonts w:hint="eastAsia"/>
          <w:noProof/>
        </w:rPr>
        <w:t>重点说明</w:t>
      </w:r>
      <w:r w:rsidR="00BF306D">
        <w:rPr>
          <w:noProof/>
        </w:rPr>
        <w:tab/>
      </w:r>
      <w:r w:rsidR="00BF306D">
        <w:rPr>
          <w:noProof/>
        </w:rPr>
        <w:fldChar w:fldCharType="begin"/>
      </w:r>
      <w:r w:rsidR="00BF306D">
        <w:rPr>
          <w:noProof/>
        </w:rPr>
        <w:instrText xml:space="preserve"> PAGEREF _Toc516220318 \h </w:instrText>
      </w:r>
      <w:r w:rsidR="00BF306D">
        <w:rPr>
          <w:noProof/>
        </w:rPr>
      </w:r>
      <w:r w:rsidR="00BF306D">
        <w:rPr>
          <w:noProof/>
        </w:rPr>
        <w:fldChar w:fldCharType="separate"/>
      </w:r>
      <w:r w:rsidR="00BF306D">
        <w:rPr>
          <w:noProof/>
        </w:rPr>
        <w:t>3</w:t>
      </w:r>
      <w:r w:rsidR="00BF306D">
        <w:rPr>
          <w:noProof/>
        </w:rPr>
        <w:fldChar w:fldCharType="end"/>
      </w:r>
    </w:p>
    <w:p w14:paraId="540974EF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>1.1</w:t>
      </w:r>
      <w:r>
        <w:rPr>
          <w:rFonts w:hint="eastAsia"/>
          <w:noProof/>
        </w:rPr>
        <w:t>后台导航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D7C826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1.1.1</w:t>
      </w:r>
      <w:r>
        <w:rPr>
          <w:rFonts w:hint="eastAsia"/>
          <w:noProof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6260CAF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>1.2</w:t>
      </w:r>
      <w:r>
        <w:rPr>
          <w:rFonts w:hint="eastAsia"/>
          <w:noProof/>
        </w:rPr>
        <w:t>红包管理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CC155DC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1.2.1</w:t>
      </w:r>
      <w:r>
        <w:rPr>
          <w:rFonts w:hint="eastAsia"/>
          <w:noProof/>
        </w:rPr>
        <w:t>新建红包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07D347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1.2.2</w:t>
      </w:r>
      <w:r>
        <w:rPr>
          <w:rFonts w:hint="eastAsia"/>
          <w:noProof/>
        </w:rPr>
        <w:t>编辑红包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7413C75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1.2.3</w:t>
      </w:r>
      <w:r>
        <w:rPr>
          <w:rFonts w:hint="eastAsia"/>
          <w:noProof/>
        </w:rPr>
        <w:t>红包管理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CB94365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1.2.3</w:t>
      </w:r>
      <w:r>
        <w:rPr>
          <w:rFonts w:hint="eastAsia"/>
          <w:noProof/>
        </w:rPr>
        <w:t>红包详情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A5B734C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rFonts w:hint="eastAsia"/>
          <w:noProof/>
        </w:rPr>
        <w:t>常规活动管理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632351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1.3.1</w:t>
      </w:r>
      <w:r>
        <w:rPr>
          <w:rFonts w:hint="eastAsia"/>
          <w:noProof/>
        </w:rPr>
        <w:t>新建活动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4ECC2A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1.3.2</w:t>
      </w:r>
      <w:r>
        <w:rPr>
          <w:rFonts w:hint="eastAsia"/>
          <w:noProof/>
        </w:rPr>
        <w:t>编辑活动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FB5D1E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1.3.3</w:t>
      </w:r>
      <w:r>
        <w:rPr>
          <w:rFonts w:hint="eastAsia"/>
          <w:noProof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6303D63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1.3.4</w:t>
      </w:r>
      <w:r>
        <w:rPr>
          <w:rFonts w:hint="eastAsia"/>
          <w:noProof/>
        </w:rPr>
        <w:t>活动详情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AFD19D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rFonts w:hint="eastAsia"/>
          <w:noProof/>
        </w:rPr>
        <w:t>其他活动管理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B0934ED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1.4.1 </w:t>
      </w:r>
      <w:r>
        <w:rPr>
          <w:rFonts w:hint="eastAsia"/>
          <w:noProof/>
        </w:rPr>
        <w:t>新建活动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B40271D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1.4.2 </w:t>
      </w:r>
      <w:r>
        <w:rPr>
          <w:rFonts w:hint="eastAsia"/>
          <w:noProof/>
        </w:rPr>
        <w:t>管理活动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7295429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1.4.3 </w:t>
      </w:r>
      <w:r>
        <w:rPr>
          <w:rFonts w:hint="eastAsia"/>
          <w:noProof/>
        </w:rPr>
        <w:t>活动详情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78E6D74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1.4.4 </w:t>
      </w:r>
      <w:r>
        <w:rPr>
          <w:rFonts w:hint="eastAsia"/>
          <w:noProof/>
        </w:rPr>
        <w:t>产品购买页</w:t>
      </w:r>
      <w:r w:rsidRPr="00154115">
        <w:rPr>
          <w:rFonts w:hint="eastAsia"/>
          <w:noProof/>
          <w:highlight w:val="yellow"/>
        </w:rPr>
        <w:t>（新增）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E09DCB3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1.4.5 </w:t>
      </w:r>
      <w:r>
        <w:rPr>
          <w:rFonts w:hint="eastAsia"/>
          <w:noProof/>
        </w:rPr>
        <w:t>出借通知单</w:t>
      </w:r>
      <w:r w:rsidRPr="00154115">
        <w:rPr>
          <w:rFonts w:hint="eastAsia"/>
          <w:noProof/>
          <w:highlight w:val="yellow"/>
        </w:rPr>
        <w:t>（新增）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F19A5A2" w14:textId="304895B4" w:rsidR="001116C6" w:rsidRDefault="00361E44" w:rsidP="000E72FC">
      <w:pPr>
        <w:spacing w:line="360" w:lineRule="auto"/>
        <w:rPr>
          <w:rFonts w:ascii="微软雅黑" w:eastAsia="微软雅黑" w:hAnsi="微软雅黑" w:cstheme="minorHAnsi"/>
          <w:smallCaps/>
          <w:szCs w:val="21"/>
        </w:rPr>
      </w:pPr>
      <w:r w:rsidRPr="00BD40CC">
        <w:rPr>
          <w:rFonts w:ascii="微软雅黑" w:eastAsia="微软雅黑" w:hAnsi="微软雅黑" w:cstheme="minorHAnsi"/>
          <w:smallCaps/>
          <w:szCs w:val="21"/>
        </w:rPr>
        <w:fldChar w:fldCharType="end"/>
      </w:r>
    </w:p>
    <w:p w14:paraId="2F79148F" w14:textId="68BFE409" w:rsidR="0059121C" w:rsidRDefault="0059121C" w:rsidP="000E72FC">
      <w:pPr>
        <w:spacing w:line="360" w:lineRule="auto"/>
        <w:rPr>
          <w:rFonts w:ascii="微软雅黑" w:eastAsia="微软雅黑" w:hAnsi="微软雅黑" w:cstheme="minorHAnsi"/>
          <w:smallCaps/>
          <w:szCs w:val="21"/>
        </w:rPr>
      </w:pPr>
    </w:p>
    <w:p w14:paraId="249C1C04" w14:textId="264645FD" w:rsidR="0059121C" w:rsidRDefault="0059121C" w:rsidP="000E72FC">
      <w:pPr>
        <w:spacing w:line="360" w:lineRule="auto"/>
        <w:rPr>
          <w:rFonts w:ascii="微软雅黑" w:eastAsia="微软雅黑" w:hAnsi="微软雅黑" w:cstheme="minorHAnsi"/>
          <w:smallCaps/>
          <w:szCs w:val="21"/>
        </w:rPr>
      </w:pPr>
    </w:p>
    <w:p w14:paraId="69411AD1" w14:textId="3D926959" w:rsidR="004667D4" w:rsidRDefault="00DB44A8" w:rsidP="00DB44A8">
      <w:pPr>
        <w:pStyle w:val="2"/>
        <w:numPr>
          <w:ilvl w:val="0"/>
          <w:numId w:val="0"/>
        </w:numPr>
      </w:pPr>
      <w:bookmarkStart w:id="1" w:name="_Toc516220318"/>
      <w:r>
        <w:rPr>
          <w:rFonts w:hint="eastAsia"/>
        </w:rPr>
        <w:t>重点说明</w:t>
      </w:r>
      <w:bookmarkEnd w:id="1"/>
    </w:p>
    <w:p w14:paraId="51A1835B" w14:textId="5C70E4F3" w:rsidR="00EE0760" w:rsidRDefault="00EE0760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32078C">
        <w:rPr>
          <w:rFonts w:hint="eastAsia"/>
        </w:rPr>
        <w:t>活动启用：</w:t>
      </w:r>
    </w:p>
    <w:p w14:paraId="187F5B0C" w14:textId="0EF0B6B9" w:rsidR="00AC6A52" w:rsidRDefault="0032078C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活动启用后，活动参与对象固定</w:t>
      </w:r>
      <w:r w:rsidR="00E169EF">
        <w:rPr>
          <w:rFonts w:hint="eastAsia"/>
        </w:rPr>
        <w:t>（包括“发红包至理财经理店铺、理财经理抢红包、发红包至出借人”</w:t>
      </w:r>
      <w:r w:rsidR="000B3281">
        <w:rPr>
          <w:rFonts w:hint="eastAsia"/>
        </w:rPr>
        <w:t>活动方式</w:t>
      </w:r>
      <w:r w:rsidR="00E169EF">
        <w:rPr>
          <w:rFonts w:hint="eastAsia"/>
        </w:rPr>
        <w:t>）</w:t>
      </w:r>
      <w:r>
        <w:rPr>
          <w:rFonts w:hint="eastAsia"/>
        </w:rPr>
        <w:t>。</w:t>
      </w:r>
    </w:p>
    <w:p w14:paraId="52982918" w14:textId="68D494FA" w:rsidR="00591171" w:rsidRDefault="00664C3B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例如：活动参与对象为离职理财经理，活动启用时间为</w:t>
      </w:r>
      <w:r>
        <w:rPr>
          <w:rFonts w:hint="eastAsia"/>
        </w:rPr>
        <w:t>2018.1.1</w:t>
      </w:r>
      <w:r>
        <w:rPr>
          <w:rFonts w:hint="eastAsia"/>
        </w:rPr>
        <w:t>日，若理财经理</w:t>
      </w:r>
      <w:r>
        <w:rPr>
          <w:rFonts w:hint="eastAsia"/>
        </w:rPr>
        <w:t>201.1.2</w:t>
      </w:r>
      <w:r>
        <w:rPr>
          <w:rFonts w:hint="eastAsia"/>
        </w:rPr>
        <w:t>日离职，则该理财经理不可参与</w:t>
      </w:r>
      <w:r w:rsidR="00C93EF7">
        <w:rPr>
          <w:rFonts w:hint="eastAsia"/>
        </w:rPr>
        <w:t>该</w:t>
      </w:r>
      <w:r>
        <w:rPr>
          <w:rFonts w:hint="eastAsia"/>
        </w:rPr>
        <w:t>活动。</w:t>
      </w:r>
    </w:p>
    <w:p w14:paraId="4B7FE49F" w14:textId="71E9D895" w:rsidR="00520E65" w:rsidRDefault="00520E65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活动已开始，红包未开始，是否可抢红包？</w:t>
      </w:r>
    </w:p>
    <w:p w14:paraId="50F6E169" w14:textId="04729696" w:rsidR="00520E65" w:rsidRDefault="00520E65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lastRenderedPageBreak/>
        <w:t>答：可抢</w:t>
      </w:r>
    </w:p>
    <w:p w14:paraId="4456023D" w14:textId="7E59CC2B" w:rsidR="00620ECF" w:rsidRDefault="00620ECF" w:rsidP="00907034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55FA77DE" wp14:editId="04D56F5F">
            <wp:extent cx="5486400" cy="1254125"/>
            <wp:effectExtent l="0" t="0" r="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176A" w14:textId="5D7F1532" w:rsidR="000C1E7D" w:rsidRDefault="003D0347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DF2D62">
        <w:rPr>
          <w:rFonts w:hint="eastAsia"/>
        </w:rPr>
        <w:t>红包有效期：与交易有关，限制支付时是否可使用此红包</w:t>
      </w:r>
    </w:p>
    <w:p w14:paraId="0897B58F" w14:textId="0973A239" w:rsidR="00272BB1" w:rsidRDefault="003D0347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5613D3">
        <w:rPr>
          <w:rFonts w:hint="eastAsia"/>
        </w:rPr>
        <w:t>活动有效期：</w:t>
      </w:r>
      <w:r w:rsidR="00B86227">
        <w:rPr>
          <w:rFonts w:hint="eastAsia"/>
        </w:rPr>
        <w:t>仅对以下两种活动方式做限制。</w:t>
      </w:r>
    </w:p>
    <w:p w14:paraId="73D708A3" w14:textId="3BB69C91" w:rsidR="00BF3DE1" w:rsidRDefault="00272BB1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、当活动方式为“发红包至理财经理店铺”时</w:t>
      </w:r>
      <w:r w:rsidR="00DB6E89">
        <w:rPr>
          <w:rFonts w:hint="eastAsia"/>
        </w:rPr>
        <w:t>限制</w:t>
      </w:r>
      <w:r>
        <w:rPr>
          <w:rFonts w:hint="eastAsia"/>
        </w:rPr>
        <w:t>：</w:t>
      </w:r>
    </w:p>
    <w:p w14:paraId="61525042" w14:textId="2EB7722B" w:rsidR="00E77B00" w:rsidRDefault="0000491E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理财经理店铺是否显示此活动</w:t>
      </w:r>
    </w:p>
    <w:p w14:paraId="4EA3B589" w14:textId="05E7CC52" w:rsidR="0000491E" w:rsidRDefault="0000491E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理财经理是否可发放此红包至出借人</w:t>
      </w:r>
    </w:p>
    <w:p w14:paraId="1ACF1FBB" w14:textId="405AFCBC" w:rsidR="00433864" w:rsidRDefault="00BF3DE1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、当活动方式为“理财经理抢红包”</w:t>
      </w:r>
      <w:r w:rsidR="00305D76" w:rsidRPr="00305D76">
        <w:rPr>
          <w:rFonts w:hint="eastAsia"/>
        </w:rPr>
        <w:t xml:space="preserve"> </w:t>
      </w:r>
      <w:r w:rsidR="00305D76">
        <w:rPr>
          <w:rFonts w:hint="eastAsia"/>
        </w:rPr>
        <w:t>时限制</w:t>
      </w:r>
    </w:p>
    <w:p w14:paraId="43CD15CD" w14:textId="0A8950DF" w:rsidR="0023581B" w:rsidRDefault="0023581B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理财经理店铺是否显示此活动</w:t>
      </w:r>
    </w:p>
    <w:p w14:paraId="5495AF20" w14:textId="1558E64F" w:rsidR="003D0347" w:rsidRDefault="00626AC2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</w:t>
      </w:r>
      <w:r w:rsidR="005613D3">
        <w:rPr>
          <w:rFonts w:hint="eastAsia"/>
        </w:rPr>
        <w:t>是否可发放此红包。</w:t>
      </w:r>
    </w:p>
    <w:p w14:paraId="63034A83" w14:textId="7D3AC032" w:rsidR="0023581B" w:rsidRDefault="003F436C" w:rsidP="005945B4">
      <w:pPr>
        <w:ind w:left="420" w:firstLine="420"/>
      </w:pPr>
      <w:r>
        <w:rPr>
          <w:rFonts w:hint="eastAsia"/>
        </w:rPr>
        <w:t>备注：</w:t>
      </w:r>
      <w:r w:rsidR="0023581B">
        <w:rPr>
          <w:rFonts w:hint="eastAsia"/>
        </w:rPr>
        <w:t>理财经理是否</w:t>
      </w:r>
      <w:proofErr w:type="gramStart"/>
      <w:r w:rsidR="0023581B">
        <w:rPr>
          <w:rFonts w:hint="eastAsia"/>
        </w:rPr>
        <w:t>可抢此红包</w:t>
      </w:r>
      <w:proofErr w:type="gramEnd"/>
      <w:r w:rsidR="00145A64">
        <w:rPr>
          <w:rFonts w:hint="eastAsia"/>
        </w:rPr>
        <w:t>有红包可</w:t>
      </w:r>
      <w:proofErr w:type="gramStart"/>
      <w:r w:rsidR="00145A64">
        <w:rPr>
          <w:rFonts w:hint="eastAsia"/>
        </w:rPr>
        <w:t>抢计划类</w:t>
      </w:r>
      <w:proofErr w:type="gramEnd"/>
      <w:r w:rsidR="00145A64">
        <w:rPr>
          <w:rFonts w:hint="eastAsia"/>
        </w:rPr>
        <w:t>限制。</w:t>
      </w:r>
    </w:p>
    <w:p w14:paraId="0F11D8A0" w14:textId="786DD726" w:rsidR="003D0347" w:rsidRDefault="00016C5B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活动启用</w:t>
      </w:r>
    </w:p>
    <w:p w14:paraId="330EE9D9" w14:textId="1731C2D4" w:rsidR="00776B54" w:rsidRDefault="00AC20DE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="00D8531B">
        <w:rPr>
          <w:rFonts w:hint="eastAsia"/>
        </w:rPr>
        <w:t>发红包至出借人活动方式时，点击“启用”，即部署红包至出借人账户，</w:t>
      </w:r>
      <w:proofErr w:type="gramStart"/>
      <w:r w:rsidR="00D8531B">
        <w:rPr>
          <w:rFonts w:hint="eastAsia"/>
        </w:rPr>
        <w:t>故部署</w:t>
      </w:r>
      <w:proofErr w:type="gramEnd"/>
      <w:r w:rsidR="00D8531B">
        <w:rPr>
          <w:rFonts w:hint="eastAsia"/>
        </w:rPr>
        <w:t>错误，需技术执行脚本，删除已部署错误红包记录。</w:t>
      </w:r>
    </w:p>
    <w:p w14:paraId="5135492E" w14:textId="62DA6D47" w:rsidR="00AC20DE" w:rsidRPr="000C1E7D" w:rsidRDefault="00AC20DE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4D08E04" w14:textId="6A384D2A" w:rsidR="00C30756" w:rsidRPr="00C30756" w:rsidRDefault="00867025" w:rsidP="00C30756">
      <w:pPr>
        <w:pStyle w:val="2"/>
        <w:numPr>
          <w:ilvl w:val="0"/>
          <w:numId w:val="0"/>
        </w:numPr>
      </w:pPr>
      <w:bookmarkStart w:id="2" w:name="_1.1产品(APP)"/>
      <w:bookmarkStart w:id="3" w:name="_Toc516220319"/>
      <w:bookmarkEnd w:id="2"/>
      <w:r w:rsidRPr="000E72FC">
        <w:rPr>
          <w:rFonts w:hint="eastAsia"/>
        </w:rPr>
        <w:t>1.</w:t>
      </w:r>
      <w:r>
        <w:t>1</w:t>
      </w:r>
      <w:r w:rsidR="00E27618">
        <w:rPr>
          <w:rFonts w:hint="eastAsia"/>
        </w:rPr>
        <w:t>后台导航</w:t>
      </w:r>
      <w:bookmarkEnd w:id="3"/>
    </w:p>
    <w:p w14:paraId="2DC085AB" w14:textId="519C0B87" w:rsidR="0022048C" w:rsidRDefault="00C30756" w:rsidP="00C30756">
      <w:pPr>
        <w:pStyle w:val="3"/>
        <w:numPr>
          <w:ilvl w:val="0"/>
          <w:numId w:val="0"/>
        </w:numPr>
        <w:ind w:left="425"/>
      </w:pPr>
      <w:bookmarkStart w:id="4" w:name="_Toc516220320"/>
      <w:r w:rsidRPr="000E72FC">
        <w:rPr>
          <w:rFonts w:hint="eastAsia"/>
        </w:rPr>
        <w:t>1.</w:t>
      </w:r>
      <w:r>
        <w:t>1</w:t>
      </w:r>
      <w:r w:rsidRPr="000E72FC">
        <w:rPr>
          <w:rFonts w:hint="eastAsia"/>
        </w:rPr>
        <w:t>.1</w:t>
      </w:r>
      <w:r w:rsidR="009E07CB">
        <w:rPr>
          <w:rFonts w:hint="eastAsia"/>
        </w:rPr>
        <w:t>活动</w:t>
      </w:r>
      <w:r w:rsidR="004F5E73">
        <w:rPr>
          <w:rFonts w:hint="eastAsia"/>
        </w:rPr>
        <w:t>管理</w:t>
      </w:r>
      <w:bookmarkEnd w:id="4"/>
    </w:p>
    <w:p w14:paraId="33505896" w14:textId="6A732976" w:rsidR="00201C9B" w:rsidRDefault="006F0FB6" w:rsidP="00E32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4B2453" wp14:editId="2EBD2EA3">
            <wp:extent cx="3142857" cy="232381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187" w14:textId="5AEB00C7" w:rsidR="00E3223F" w:rsidRDefault="00E3223F" w:rsidP="00E3223F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1.1.1-1</w:t>
      </w:r>
    </w:p>
    <w:p w14:paraId="22651B43" w14:textId="77777777" w:rsidR="004074D2" w:rsidRPr="00061DD1" w:rsidRDefault="004074D2" w:rsidP="006B120F">
      <w:pPr>
        <w:pStyle w:val="a5"/>
        <w:ind w:left="360" w:firstLineChars="0" w:firstLine="0"/>
        <w:rPr>
          <w:sz w:val="20"/>
        </w:rPr>
      </w:pPr>
      <w:r>
        <w:rPr>
          <w:rFonts w:hint="eastAsia"/>
          <w:sz w:val="20"/>
        </w:rPr>
        <w:t>星火后台左侧导航</w:t>
      </w:r>
    </w:p>
    <w:p w14:paraId="1BD3A2FF" w14:textId="24A6558F" w:rsidR="004074D2" w:rsidRDefault="004074D2" w:rsidP="004B2186">
      <w:pPr>
        <w:pStyle w:val="a5"/>
        <w:numPr>
          <w:ilvl w:val="0"/>
          <w:numId w:val="12"/>
        </w:numPr>
        <w:ind w:firstLineChars="0"/>
        <w:rPr>
          <w:sz w:val="20"/>
        </w:rPr>
      </w:pPr>
      <w:r>
        <w:rPr>
          <w:rFonts w:hint="eastAsia"/>
          <w:sz w:val="20"/>
        </w:rPr>
        <w:t>原“活动管理”导航信息不变</w:t>
      </w:r>
    </w:p>
    <w:p w14:paraId="2120D952" w14:textId="295186FD" w:rsidR="004074D2" w:rsidRPr="00061DD1" w:rsidRDefault="004074D2" w:rsidP="004B2186">
      <w:pPr>
        <w:pStyle w:val="a5"/>
        <w:numPr>
          <w:ilvl w:val="0"/>
          <w:numId w:val="13"/>
        </w:numPr>
        <w:ind w:firstLineChars="0"/>
        <w:rPr>
          <w:sz w:val="20"/>
        </w:rPr>
      </w:pPr>
      <w:r w:rsidRPr="00061DD1">
        <w:rPr>
          <w:rFonts w:hint="eastAsia"/>
          <w:sz w:val="20"/>
        </w:rPr>
        <w:t>原“</w:t>
      </w:r>
      <w:r>
        <w:rPr>
          <w:rFonts w:hint="eastAsia"/>
          <w:sz w:val="20"/>
        </w:rPr>
        <w:t>活动管理</w:t>
      </w:r>
      <w:r w:rsidRPr="00061DD1">
        <w:rPr>
          <w:rFonts w:hint="eastAsia"/>
          <w:sz w:val="20"/>
        </w:rPr>
        <w:t>”</w:t>
      </w:r>
      <w:r>
        <w:rPr>
          <w:rFonts w:hint="eastAsia"/>
          <w:sz w:val="20"/>
        </w:rPr>
        <w:t>一级导航下平级新增“活动管理新”一级导航</w:t>
      </w:r>
    </w:p>
    <w:p w14:paraId="043DD99D" w14:textId="1DC223DA" w:rsidR="004074D2" w:rsidRDefault="004074D2" w:rsidP="004B2186">
      <w:pPr>
        <w:pStyle w:val="a5"/>
        <w:numPr>
          <w:ilvl w:val="0"/>
          <w:numId w:val="13"/>
        </w:numPr>
        <w:ind w:firstLineChars="0"/>
        <w:rPr>
          <w:sz w:val="20"/>
        </w:rPr>
      </w:pPr>
      <w:r>
        <w:rPr>
          <w:rFonts w:hint="eastAsia"/>
          <w:sz w:val="20"/>
        </w:rPr>
        <w:t>“活动管理新”一级导航下新增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个二级导航</w:t>
      </w:r>
    </w:p>
    <w:p w14:paraId="53D1FFB3" w14:textId="1AD17A24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1</w:t>
      </w:r>
      <w:r>
        <w:rPr>
          <w:rFonts w:hint="eastAsia"/>
          <w:sz w:val="20"/>
        </w:rPr>
        <w:t>）、红包管理：</w:t>
      </w:r>
      <w:hyperlink w:anchor="_1.2.3红包管理" w:history="1">
        <w:r w:rsidRPr="00BF26E8">
          <w:rPr>
            <w:rStyle w:val="a7"/>
            <w:rFonts w:hint="eastAsia"/>
            <w:sz w:val="20"/>
          </w:rPr>
          <w:t>链接至红包管理列表页</w:t>
        </w:r>
        <w:r w:rsidR="00661063" w:rsidRPr="00BF26E8">
          <w:rPr>
            <w:rStyle w:val="a7"/>
            <w:rFonts w:hint="eastAsia"/>
            <w:sz w:val="20"/>
          </w:rPr>
          <w:t>（</w:t>
        </w:r>
        <w:r w:rsidR="00F2561C" w:rsidRPr="00BF26E8">
          <w:rPr>
            <w:rStyle w:val="a7"/>
            <w:rFonts w:hint="eastAsia"/>
            <w:sz w:val="20"/>
          </w:rPr>
          <w:t>如</w:t>
        </w:r>
        <w:r w:rsidR="00661063" w:rsidRPr="00BF26E8">
          <w:rPr>
            <w:rStyle w:val="a7"/>
            <w:rFonts w:hint="eastAsia"/>
            <w:sz w:val="20"/>
          </w:rPr>
          <w:t>图</w:t>
        </w:r>
        <w:r w:rsidR="00661063" w:rsidRPr="00BF26E8">
          <w:rPr>
            <w:rStyle w:val="a7"/>
            <w:rFonts w:hint="eastAsia"/>
            <w:sz w:val="20"/>
          </w:rPr>
          <w:t>1.2.3-1</w:t>
        </w:r>
        <w:r w:rsidR="00661063" w:rsidRPr="00BF26E8">
          <w:rPr>
            <w:rStyle w:val="a7"/>
            <w:rFonts w:hint="eastAsia"/>
            <w:sz w:val="20"/>
          </w:rPr>
          <w:t>）</w:t>
        </w:r>
      </w:hyperlink>
    </w:p>
    <w:p w14:paraId="3A4B618D" w14:textId="77777777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2</w:t>
      </w:r>
      <w:r>
        <w:rPr>
          <w:rFonts w:hint="eastAsia"/>
          <w:sz w:val="20"/>
        </w:rPr>
        <w:t>）、常规活动管理：链接至常规活动管理列表页（见原型）</w:t>
      </w:r>
    </w:p>
    <w:p w14:paraId="78EA2ACC" w14:textId="77777777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lastRenderedPageBreak/>
        <w:t>（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）、其他活动管理：链接至其他活动管理列表页（见原型）</w:t>
      </w:r>
    </w:p>
    <w:p w14:paraId="0E872722" w14:textId="77777777" w:rsidR="0038252B" w:rsidRDefault="0038252B" w:rsidP="00E3223F">
      <w:pPr>
        <w:pStyle w:val="a5"/>
        <w:ind w:left="420" w:firstLineChars="0" w:firstLine="0"/>
        <w:rPr>
          <w:noProof/>
        </w:rPr>
      </w:pPr>
    </w:p>
    <w:p w14:paraId="2602B554" w14:textId="7A990C82" w:rsidR="00A16374" w:rsidRPr="00A16374" w:rsidRDefault="0022048C" w:rsidP="004E36AA">
      <w:pPr>
        <w:pStyle w:val="2"/>
        <w:numPr>
          <w:ilvl w:val="0"/>
          <w:numId w:val="0"/>
        </w:numPr>
      </w:pPr>
      <w:bookmarkStart w:id="5" w:name="_Toc516220321"/>
      <w:r>
        <w:t>1.2</w:t>
      </w:r>
      <w:r w:rsidR="00D7023A">
        <w:rPr>
          <w:rFonts w:hint="eastAsia"/>
        </w:rPr>
        <w:t>红包管理</w:t>
      </w:r>
      <w:bookmarkEnd w:id="5"/>
    </w:p>
    <w:p w14:paraId="0A0681CD" w14:textId="12BF8D5B" w:rsidR="00CC4810" w:rsidRDefault="00297F2A" w:rsidP="00983F14">
      <w:pPr>
        <w:pStyle w:val="3"/>
        <w:numPr>
          <w:ilvl w:val="0"/>
          <w:numId w:val="0"/>
        </w:numPr>
        <w:ind w:left="425"/>
      </w:pPr>
      <w:bookmarkStart w:id="6" w:name="_Toc516220322"/>
      <w:r w:rsidRPr="000E72FC">
        <w:rPr>
          <w:rFonts w:hint="eastAsia"/>
        </w:rPr>
        <w:t>1.</w:t>
      </w:r>
      <w:r w:rsidR="0022048C">
        <w:t>2</w:t>
      </w:r>
      <w:r w:rsidRPr="000E72FC">
        <w:rPr>
          <w:rFonts w:hint="eastAsia"/>
        </w:rPr>
        <w:t>.1</w:t>
      </w:r>
      <w:r w:rsidR="000E0216">
        <w:rPr>
          <w:rFonts w:hint="eastAsia"/>
        </w:rPr>
        <w:t>新建红包</w:t>
      </w:r>
      <w:bookmarkEnd w:id="6"/>
    </w:p>
    <w:p w14:paraId="1B6D1B00" w14:textId="77777777" w:rsidR="00E066EF" w:rsidRDefault="00C66609" w:rsidP="004E41C2">
      <w:pPr>
        <w:jc w:val="left"/>
      </w:pPr>
      <w:r>
        <w:rPr>
          <w:noProof/>
        </w:rPr>
        <w:drawing>
          <wp:inline distT="0" distB="0" distL="0" distR="0" wp14:anchorId="094A96A3" wp14:editId="0D81AD01">
            <wp:extent cx="5486400" cy="6642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3AC6" w14:textId="741EDE23" w:rsidR="00C65AE8" w:rsidRDefault="00C65AE8" w:rsidP="00C65AE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1.2.1-1</w:t>
      </w:r>
    </w:p>
    <w:p w14:paraId="2A502C2F" w14:textId="309A141C" w:rsidR="00063D80" w:rsidRDefault="003200A0" w:rsidP="004E41C2">
      <w:pPr>
        <w:jc w:val="left"/>
      </w:pPr>
      <w:r>
        <w:rPr>
          <w:noProof/>
        </w:rPr>
        <w:drawing>
          <wp:inline distT="0" distB="0" distL="0" distR="0" wp14:anchorId="220237F7" wp14:editId="4A29B547">
            <wp:extent cx="5486400" cy="3966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9F2A" w14:textId="12BBA829" w:rsidR="00976ABB" w:rsidRDefault="00976ABB" w:rsidP="00976AB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</w:t>
      </w:r>
      <w:r w:rsidR="00EE1A95">
        <w:rPr>
          <w:rFonts w:hint="eastAsia"/>
        </w:rPr>
        <w:t>2</w:t>
      </w:r>
    </w:p>
    <w:p w14:paraId="0D44014A" w14:textId="094BEBA0" w:rsidR="00C41C65" w:rsidRDefault="003942A1" w:rsidP="00B730CB">
      <w:pPr>
        <w:jc w:val="center"/>
      </w:pPr>
      <w:r>
        <w:rPr>
          <w:noProof/>
        </w:rPr>
        <w:drawing>
          <wp:inline distT="0" distB="0" distL="0" distR="0" wp14:anchorId="5D0DB2CA" wp14:editId="409B05C8">
            <wp:extent cx="4504762" cy="18761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005C" w14:textId="4B9A35E5" w:rsidR="00947D24" w:rsidRDefault="00947D24" w:rsidP="008005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</w:t>
      </w:r>
      <w:r w:rsidR="00800575">
        <w:rPr>
          <w:rFonts w:hint="eastAsia"/>
        </w:rPr>
        <w:t>3</w:t>
      </w:r>
    </w:p>
    <w:p w14:paraId="25CEDCEC" w14:textId="35CD8CAE" w:rsidR="00C40ACE" w:rsidRDefault="00A40E0F" w:rsidP="004B218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红包管理列表页：点击“新建红包”按钮</w:t>
      </w:r>
      <w:r w:rsidR="00EE04C1">
        <w:rPr>
          <w:rFonts w:hint="eastAsia"/>
        </w:rPr>
        <w:t>（图</w:t>
      </w:r>
      <w:r w:rsidR="00EE04C1">
        <w:rPr>
          <w:rFonts w:hint="eastAsia"/>
        </w:rPr>
        <w:t>1.2.1-1</w:t>
      </w:r>
      <w:r w:rsidR="00EE04C1">
        <w:rPr>
          <w:rFonts w:hint="eastAsia"/>
        </w:rPr>
        <w:t>）</w:t>
      </w:r>
      <w:r>
        <w:rPr>
          <w:rFonts w:hint="eastAsia"/>
        </w:rPr>
        <w:t>，链接至“新建红包”页面</w:t>
      </w:r>
    </w:p>
    <w:p w14:paraId="39B80B02" w14:textId="1A7F30DF" w:rsidR="006548CC" w:rsidRDefault="00080375" w:rsidP="004B218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新建红包页面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573"/>
        <w:gridCol w:w="1843"/>
        <w:gridCol w:w="2287"/>
        <w:gridCol w:w="4460"/>
      </w:tblGrid>
      <w:tr w:rsidR="00CE38CD" w:rsidRPr="00E91BB4" w14:paraId="19DE3515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9A130E" w14:textId="5D95E2B5" w:rsidR="00CE38CD" w:rsidRDefault="00CE38CD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926104" w14:textId="3A9476B0" w:rsidR="00CE38CD" w:rsidRPr="00E91BB4" w:rsidRDefault="00CE38CD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09CE4" w14:textId="55684B49" w:rsidR="00CE38CD" w:rsidRPr="00E91BB4" w:rsidRDefault="001B480F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F8069" w14:textId="7113C6AF" w:rsidR="00CE38CD" w:rsidRPr="00E91BB4" w:rsidRDefault="00CE38CD" w:rsidP="001305F7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64C05" w:rsidRPr="00420799" w14:paraId="27F8B0A3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CF9D00" w14:textId="7777777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  <w:p w14:paraId="43CC4B22" w14:textId="77777777" w:rsidR="0094503F" w:rsidRDefault="0094503F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F6B2DE6" w14:textId="6B078D22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BE4CB0" w14:textId="77777777" w:rsidR="00A64C05" w:rsidRDefault="00A64C0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11F36F5E" w14:textId="77777777" w:rsidR="00A64C05" w:rsidRDefault="00A64C05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点击“提交”按钮，提交该页所填内容并保存数据</w:t>
            </w:r>
          </w:p>
          <w:p w14:paraId="430419ED" w14:textId="77777777" w:rsidR="00957728" w:rsidRDefault="00957728" w:rsidP="00957728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填写则提交失败：提示文案“请输入+相应未填写项标题”；</w:t>
            </w:r>
          </w:p>
          <w:p w14:paraId="1DCC7C2A" w14:textId="0D3388F6" w:rsidR="00957728" w:rsidRDefault="009C44CC" w:rsidP="00957728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例如“请输入红包名称！”。且页面不跳转，页面已输入内容</w:t>
            </w:r>
            <w:r w:rsidR="009577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不清空。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B58008" w14:textId="77777777" w:rsidR="00A64C05" w:rsidRDefault="00A64C05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点击“提交”按钮，提交该页所填所有内容并保存至数据</w:t>
            </w:r>
          </w:p>
          <w:p w14:paraId="2A2991B3" w14:textId="77777777" w:rsidR="00742EC7" w:rsidRDefault="005D6DEE" w:rsidP="00707978">
            <w:pPr>
              <w:widowControl/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填写时：统一错误提示：</w:t>
            </w:r>
            <w:r w:rsidR="003B72B7"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“选项名称</w:t>
            </w:r>
            <w:r w:rsidR="003B72B7"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+</w:t>
            </w:r>
            <w:r w:rsidR="003B72B7"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不能为空！”</w:t>
            </w:r>
          </w:p>
          <w:p w14:paraId="48C42628" w14:textId="786432FF" w:rsidR="00C850D1" w:rsidRPr="007959ED" w:rsidRDefault="00C850D1" w:rsidP="00707978">
            <w:pPr>
              <w:widowControl/>
              <w:rPr>
                <w:rFonts w:eastAsia="等线" w:cs="Calibri"/>
                <w:bCs/>
                <w:color w:val="000000"/>
                <w:kern w:val="0"/>
                <w:sz w:val="20"/>
                <w:szCs w:val="21"/>
              </w:rPr>
            </w:pPr>
            <w:r w:rsidRPr="007959ED">
              <w:rPr>
                <w:rFonts w:eastAsia="等线" w:cs="Calibri" w:hint="eastAsia"/>
                <w:bCs/>
                <w:color w:val="00B0F0"/>
                <w:kern w:val="0"/>
                <w:sz w:val="20"/>
                <w:szCs w:val="21"/>
              </w:rPr>
              <w:t>判断红包名称是否与历史红包名称重复，重复则提示“已存在红包名称，请重新输入！”</w:t>
            </w:r>
          </w:p>
        </w:tc>
      </w:tr>
      <w:tr w:rsidR="00A64C05" w:rsidRPr="00E91BB4" w14:paraId="71CD3157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BC9265" w14:textId="7777777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490E52" w14:textId="76D23A1F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0CB6C9" w14:textId="77777777" w:rsidR="00A64C05" w:rsidRDefault="00A64C0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61B753A0" w14:textId="54CD433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点击“取消”按钮，页面返回至红包列表页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01A49" w14:textId="1D378962" w:rsidR="00A64C05" w:rsidRDefault="00A64C05" w:rsidP="001305F7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</w:t>
            </w:r>
            <w:r w:rsidR="002E0D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，则表示放弃本页所填内容。</w:t>
            </w:r>
          </w:p>
        </w:tc>
      </w:tr>
      <w:tr w:rsidR="00CE38CD" w:rsidRPr="00E91BB4" w14:paraId="3C77BE02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AC712AE" w14:textId="7796C1EC" w:rsidR="00CE38CD" w:rsidRPr="008B3FEB" w:rsidRDefault="00CE38C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29D57A" w14:textId="412F6DE9" w:rsidR="00CE38CD" w:rsidRPr="00E91BB4" w:rsidRDefault="00707154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D28B57" w14:textId="74321280" w:rsidR="00CE38CD" w:rsidRDefault="00C34F2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</w:t>
            </w:r>
            <w:r w:rsidR="007071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0CF5FECF" w14:textId="77777777" w:rsidR="00707154" w:rsidRDefault="00707154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默认文案：请输入红包名称</w:t>
            </w:r>
          </w:p>
          <w:p w14:paraId="66EF6DF4" w14:textId="05C8095B" w:rsidR="00381A09" w:rsidRPr="00707154" w:rsidRDefault="00381A09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9450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5A122B" w14:textId="70E73B63" w:rsidR="0094503F" w:rsidRPr="00E91BB4" w:rsidRDefault="00B0212F" w:rsidP="00B0212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A122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红包名称唯一，新建红包名称不可与历史红包名称重复。</w:t>
            </w:r>
          </w:p>
        </w:tc>
      </w:tr>
      <w:tr w:rsidR="00053D3D" w:rsidRPr="00E91BB4" w14:paraId="6A9E5D43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C8833D" w14:textId="34CB555E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5F8676" w14:textId="6F644CA3" w:rsidR="00053D3D" w:rsidRDefault="00053D3D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DCF2F0" w14:textId="77777777" w:rsidR="00053D3D" w:rsidRDefault="00053D3D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类型：文本</w:t>
            </w:r>
          </w:p>
          <w:p w14:paraId="78A0EA90" w14:textId="77777777" w:rsidR="00053D3D" w:rsidRDefault="00053D3D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默认文案：请输入单个红包金额</w:t>
            </w:r>
          </w:p>
          <w:p w14:paraId="4AB64BC3" w14:textId="50539BE9" w:rsidR="007078F1" w:rsidRDefault="007078F1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proofErr w:type="gramEnd"/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CA4219" w14:textId="77777777" w:rsidR="00053D3D" w:rsidRDefault="006868C7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单个红包的金额</w:t>
            </w:r>
          </w:p>
          <w:p w14:paraId="4640C6C8" w14:textId="77777777" w:rsidR="00347B2A" w:rsidRDefault="00347B2A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E854B16" w14:textId="0B84A582" w:rsidR="00FC2B27" w:rsidRPr="00E91BB4" w:rsidRDefault="00FC2B27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交易相关：</w:t>
            </w:r>
            <w:r w:rsidR="002B17C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生成</w:t>
            </w:r>
            <w:r w:rsidR="0026287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支付单时用来抵扣支付金额。</w:t>
            </w:r>
          </w:p>
        </w:tc>
      </w:tr>
      <w:tr w:rsidR="00053D3D" w:rsidRPr="00E91BB4" w14:paraId="6F51DF2E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7954CB" w14:textId="66010674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B6E130" w14:textId="29BB8ADF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66A4FA" w14:textId="77777777" w:rsidR="00053D3D" w:rsidRDefault="00763F1F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类型：正整数</w:t>
            </w:r>
          </w:p>
          <w:p w14:paraId="10F9EA21" w14:textId="77777777" w:rsidR="00CB5C72" w:rsidRDefault="00CB5C7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默认文案：请输入红包总数量</w:t>
            </w:r>
          </w:p>
          <w:p w14:paraId="0C283947" w14:textId="70419BFB" w:rsidR="00531FA8" w:rsidRDefault="00E6255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7135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5BA1EDF6" w14:textId="5F93EE0E" w:rsidR="0071355E" w:rsidRDefault="0071355E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红包总金额：</w:t>
            </w:r>
            <w:r w:rsidR="00413AE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单个红包金额*</w:t>
            </w:r>
            <w:r w:rsidR="001748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  <w:r w:rsidR="008A15C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=红包总金额</w:t>
            </w:r>
          </w:p>
          <w:p w14:paraId="40E9C894" w14:textId="02F203B2" w:rsidR="0071355E" w:rsidRDefault="00F53E1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大写：</w:t>
            </w:r>
            <w:r w:rsidR="00F974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即红包总金额的大写。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C83CA5" w14:textId="73BBC77B" w:rsidR="00053D3D" w:rsidRDefault="00B02CED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运营预估</w:t>
            </w:r>
            <w:r w:rsidR="00EE6B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最大可</w:t>
            </w:r>
            <w:r w:rsidR="004C566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发放量</w:t>
            </w:r>
            <w:r w:rsidR="00DC76F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，控制运营成本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B477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用来限制红包的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</w:t>
            </w:r>
            <w:r w:rsidR="008928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</w:t>
            </w:r>
            <w:r w:rsidR="002610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发放量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，非</w:t>
            </w:r>
            <w:r w:rsidR="002610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可实际使用量</w:t>
            </w:r>
            <w:r w:rsidR="00B477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36669B9D" w14:textId="77777777" w:rsidR="00B477C3" w:rsidRDefault="00B477C3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CD43B4C" w14:textId="77777777" w:rsidR="008E174B" w:rsidRPr="008A479B" w:rsidRDefault="008E174B" w:rsidP="008E174B">
            <w:pPr>
              <w:widowControl/>
              <w:jc w:val="left"/>
              <w:rPr>
                <w:rFonts w:ascii="宋体" w:hAnsi="宋体" w:cs="宋体"/>
                <w:color w:val="D9D9D9" w:themeColor="background1" w:themeShade="D9"/>
                <w:kern w:val="0"/>
                <w:sz w:val="20"/>
                <w:szCs w:val="21"/>
              </w:rPr>
            </w:pPr>
          </w:p>
          <w:p w14:paraId="2FAB07BF" w14:textId="6B8B052A" w:rsidR="00765495" w:rsidRPr="00515336" w:rsidRDefault="002F7CE3" w:rsidP="008E174B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活动相关</w:t>
            </w:r>
          </w:p>
          <w:p w14:paraId="5DF1E789" w14:textId="4F54E5F4" w:rsidR="00D55C97" w:rsidRPr="00515336" w:rsidRDefault="008E174B" w:rsidP="008E174B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当活动方式为：</w:t>
            </w:r>
          </w:p>
          <w:p w14:paraId="1C9F9780" w14:textId="43AECC79" w:rsidR="00D94C55" w:rsidRPr="00515336" w:rsidRDefault="00D55C97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1、</w:t>
            </w:r>
            <w:r w:rsidR="008E174B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发红包至理财经理店铺、</w:t>
            </w:r>
            <w:r w:rsidR="00045EF9">
              <w:rPr>
                <w:rFonts w:ascii="宋体" w:hAnsi="宋体" w:cs="宋体" w:hint="eastAsia"/>
                <w:kern w:val="0"/>
                <w:sz w:val="20"/>
                <w:szCs w:val="21"/>
              </w:rPr>
              <w:t>理财经理抢红包时</w:t>
            </w:r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，</w:t>
            </w:r>
            <w:proofErr w:type="gramStart"/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不</w:t>
            </w:r>
            <w:proofErr w:type="gramEnd"/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校验实际部署红包是否大于此配置红包总数量</w:t>
            </w:r>
            <w:r w:rsidR="00EB4146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。</w:t>
            </w:r>
          </w:p>
          <w:p w14:paraId="7DACB8FC" w14:textId="3183C5F8" w:rsidR="00AD16DE" w:rsidRPr="00515336" w:rsidRDefault="00AD16DE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场景：配置100w</w:t>
            </w:r>
            <w:proofErr w:type="gramStart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个</w:t>
            </w:r>
            <w:proofErr w:type="gramEnd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红包，实际发店铺至120w</w:t>
            </w:r>
            <w:proofErr w:type="gramStart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个</w:t>
            </w:r>
            <w:proofErr w:type="gramEnd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红包？</w:t>
            </w:r>
          </w:p>
          <w:p w14:paraId="50D7B201" w14:textId="561AE161" w:rsidR="00AD16DE" w:rsidRDefault="00AD16DE" w:rsidP="001305F7">
            <w:pPr>
              <w:widowControl/>
              <w:jc w:val="left"/>
              <w:rPr>
                <w:rFonts w:ascii="宋体" w:hAnsi="宋体" w:cs="宋体" w:hint="eastAsia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是否允许：是</w:t>
            </w:r>
          </w:p>
          <w:p w14:paraId="23E7206A" w14:textId="1BC90CDD" w:rsidR="005C75FD" w:rsidRPr="00515336" w:rsidRDefault="005C75FD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1"/>
              </w:rPr>
              <w:t>2、发红包至出借人时，</w:t>
            </w:r>
            <w:r w:rsidR="009373D9">
              <w:rPr>
                <w:rFonts w:ascii="宋体" w:hAnsi="宋体" w:cs="宋体" w:hint="eastAsia"/>
                <w:kern w:val="0"/>
                <w:sz w:val="20"/>
                <w:szCs w:val="21"/>
              </w:rPr>
              <w:t>需校验活动发放红包数小于等于红包总数量。</w:t>
            </w:r>
          </w:p>
          <w:p w14:paraId="6DEB8F1F" w14:textId="77777777" w:rsidR="00D20B6A" w:rsidRPr="00515336" w:rsidRDefault="00493059" w:rsidP="004B2186">
            <w:pPr>
              <w:pStyle w:val="a5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自动触发红包</w:t>
            </w:r>
            <w:r w:rsidR="00D20B6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：已发放红包总数不得超过红包总数</w:t>
            </w:r>
          </w:p>
          <w:p w14:paraId="4F8DC916" w14:textId="126022B9" w:rsidR="00493059" w:rsidRPr="008A479B" w:rsidRDefault="00D20B6A" w:rsidP="00D20B6A">
            <w:pPr>
              <w:widowControl/>
              <w:jc w:val="left"/>
              <w:rPr>
                <w:rFonts w:ascii="宋体" w:hAnsi="宋体" w:cs="宋体"/>
                <w:color w:val="D9D9D9" w:themeColor="background1" w:themeShade="D9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lastRenderedPageBreak/>
              <w:t>激活码：生成激活码总数不得超过此红包总数</w:t>
            </w:r>
            <w:r w:rsidR="007D5F84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。</w:t>
            </w:r>
            <w:r w:rsidR="00493059" w:rsidRPr="008A479B">
              <w:rPr>
                <w:rFonts w:ascii="宋体" w:hAnsi="宋体" w:cs="宋体" w:hint="eastAsia"/>
                <w:color w:val="D9D9D9" w:themeColor="background1" w:themeShade="D9"/>
                <w:kern w:val="0"/>
                <w:sz w:val="20"/>
                <w:szCs w:val="21"/>
              </w:rPr>
              <w:t xml:space="preserve"> </w:t>
            </w:r>
          </w:p>
          <w:p w14:paraId="285B426B" w14:textId="77777777" w:rsidR="00FC2B27" w:rsidRDefault="00FC2B27" w:rsidP="003C1CD7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</w:p>
          <w:p w14:paraId="63C09CF2" w14:textId="59F98BDE" w:rsidR="00085972" w:rsidRPr="00E91BB4" w:rsidRDefault="00085972" w:rsidP="003C1CD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86517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红包总数有活动发放红包数量校验，在活动启用时校验。</w:t>
            </w:r>
          </w:p>
        </w:tc>
      </w:tr>
      <w:tr w:rsidR="00053D3D" w:rsidRPr="00E91BB4" w14:paraId="62976B2B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CC0A7B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BAEE92" w14:textId="03F6FBC2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5D7450" w14:textId="77777777" w:rsidR="00F42C30" w:rsidRDefault="00F42C30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单选框，必填项</w:t>
            </w:r>
          </w:p>
          <w:p w14:paraId="19CF3FA2" w14:textId="77777777" w:rsidR="00053D3D" w:rsidRDefault="00197235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</w:t>
            </w:r>
            <w:r w:rsidR="00A25B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“区间1”</w:t>
            </w:r>
          </w:p>
          <w:p w14:paraId="0F33852C" w14:textId="49B9412B" w:rsidR="002756E7" w:rsidRDefault="002756E7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区间1：日期格式</w:t>
            </w:r>
          </w:p>
          <w:p w14:paraId="5425D6BB" w14:textId="77777777" w:rsidR="002756E7" w:rsidRDefault="002756E7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点击输入框弹出日期选择框</w:t>
            </w:r>
            <w:r w:rsidR="00BC6F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，选中</w:t>
            </w:r>
            <w:r w:rsidR="005B35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</w:t>
            </w:r>
            <w:r w:rsidR="00BC6F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填入</w:t>
            </w:r>
            <w:r w:rsidR="005B35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4E009C97" w14:textId="77777777" w:rsidR="004E5984" w:rsidRDefault="004E5984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区间2：</w:t>
            </w:r>
            <w:r w:rsidR="001C37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0~100正整数</w:t>
            </w:r>
          </w:p>
          <w:p w14:paraId="015F215F" w14:textId="5D3BC87E" w:rsidR="00D75122" w:rsidRPr="002756E7" w:rsidRDefault="00D75122" w:rsidP="00D751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默认文案：请输入0~100正整数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E2AAF4" w14:textId="4149B886" w:rsidR="00053D3D" w:rsidRDefault="00A252EC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17241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红包有效期与交易有关，用来限制</w:t>
            </w:r>
            <w:r w:rsidR="00D17A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该日期范围内</w:t>
            </w:r>
            <w:r w:rsidR="0017241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交易单是否可使用此红包。</w:t>
            </w:r>
          </w:p>
          <w:p w14:paraId="3C62753F" w14:textId="2B80DAA6" w:rsidR="00D42917" w:rsidRPr="00D42917" w:rsidRDefault="00BF0EDB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 w:rsidR="00D42917"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、生成支付单时扣减红包，标记红包状态：使用中</w:t>
            </w:r>
          </w:p>
          <w:p w14:paraId="2838CF5D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A：支付失败：红包状态（未使用）</w:t>
            </w:r>
          </w:p>
          <w:p w14:paraId="518C9564" w14:textId="77777777" w:rsidR="006776D3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B：支付成功：红包状态（已使用）</w:t>
            </w:r>
          </w:p>
          <w:p w14:paraId="2677D9EF" w14:textId="194BF12D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C：交易失败退款成功：红包状态（未使用）</w:t>
            </w:r>
          </w:p>
          <w:p w14:paraId="5EF073AC" w14:textId="77777777" w:rsidR="00D42917" w:rsidRPr="009E252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992831F" w14:textId="692E1C62" w:rsidR="00D42917" w:rsidRPr="00D42917" w:rsidRDefault="009E252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D42917"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红包有效期：时间区间</w:t>
            </w:r>
          </w:p>
          <w:p w14:paraId="14BD1CD9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1、区间1：该区间为日期区间，起始日期A，结束日期B</w:t>
            </w:r>
          </w:p>
          <w:p w14:paraId="3608697B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则有效期：大于等于A日0点&amp;&amp;小于B日0点</w:t>
            </w:r>
          </w:p>
          <w:p w14:paraId="7BC35372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2、时间区间2：进入账户10天内有效，例如2018-03-02 11:12 进入账户，</w:t>
            </w:r>
          </w:p>
          <w:p w14:paraId="0F652C5C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则有效期：2018-03-02 11:12~2018-03-13 00:00</w:t>
            </w:r>
          </w:p>
          <w:p w14:paraId="398FF42E" w14:textId="37638749" w:rsidR="00D17AB4" w:rsidRPr="00E91BB4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大于等于A&amp;&amp;小于B</w:t>
            </w:r>
          </w:p>
        </w:tc>
      </w:tr>
      <w:tr w:rsidR="00053D3D" w:rsidRPr="00E91BB4" w14:paraId="1EFF97C6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31DDFE6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C236FE4" w14:textId="63802136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B06C9" w14:textId="094E0259" w:rsidR="00452C97" w:rsidRDefault="00F0648D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类型：单选框</w:t>
            </w:r>
            <w:r w:rsidR="00F31C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10BCC2D6" w14:textId="1BD79574" w:rsidR="00F31CB1" w:rsidRDefault="00F31CB1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限产品、选择产品</w:t>
            </w:r>
          </w:p>
          <w:p w14:paraId="57C9577D" w14:textId="6DF649C0" w:rsidR="00B37D2F" w:rsidRDefault="00B37D2F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默认选中：选择产品</w:t>
            </w:r>
          </w:p>
          <w:p w14:paraId="7C363C03" w14:textId="77777777" w:rsidR="00F31CB1" w:rsidRDefault="00F31CB1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7A92B23" w14:textId="68AEA153" w:rsidR="00F31CB1" w:rsidRDefault="00AC59FE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选中产品</w:t>
            </w:r>
            <w:r w:rsidR="00F46F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</w:t>
            </w:r>
          </w:p>
          <w:p w14:paraId="0E0A43F7" w14:textId="77777777" w:rsidR="002B00BC" w:rsidRDefault="00E279AC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类型：复选下拉框</w:t>
            </w:r>
          </w:p>
          <w:p w14:paraId="64F51D8C" w14:textId="255E393D" w:rsidR="0071036C" w:rsidRDefault="002B00BC" w:rsidP="0071036C">
            <w:pPr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点击下拉框，显示下拉复选框列表内容</w:t>
            </w:r>
            <w:r w:rsidR="008858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如图</w:t>
            </w:r>
            <w:r w:rsidR="0071036C">
              <w:rPr>
                <w:rFonts w:hint="eastAsia"/>
              </w:rPr>
              <w:t>1.2.1-2</w:t>
            </w:r>
          </w:p>
          <w:p w14:paraId="5F7C5F04" w14:textId="77777777" w:rsidR="00C060EB" w:rsidRDefault="00C060EB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28BE559B" w14:textId="77777777" w:rsidR="00053D3D" w:rsidRDefault="007B7C8F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且可模糊搜索产品名称</w:t>
            </w:r>
          </w:p>
          <w:p w14:paraId="25948E01" w14:textId="27DBB814" w:rsidR="00B477D3" w:rsidRDefault="00B477D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2E5A07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28EA8F3F" w14:textId="77777777" w:rsidR="00114232" w:rsidRDefault="0034560E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默认：</w:t>
            </w:r>
          </w:p>
          <w:p w14:paraId="6CD73129" w14:textId="5F803B25" w:rsidR="0034560E" w:rsidRDefault="0011423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34560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复选框默认均不勾选。</w:t>
            </w:r>
          </w:p>
          <w:p w14:paraId="01F98250" w14:textId="3B681789" w:rsidR="002B6620" w:rsidRDefault="0011423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8177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复选下拉</w:t>
            </w:r>
            <w:proofErr w:type="gramStart"/>
            <w:r w:rsidR="008177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框</w:t>
            </w:r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</w:t>
            </w:r>
            <w:proofErr w:type="gramEnd"/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为动态读取</w:t>
            </w:r>
            <w:r w:rsidR="00F76C4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已启用</w:t>
            </w:r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</w:t>
            </w:r>
          </w:p>
          <w:p w14:paraId="5688690D" w14:textId="14E6FD35" w:rsidR="004F4651" w:rsidRPr="00E9789A" w:rsidRDefault="00143FC0" w:rsidP="00E9789A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3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、</w:t>
            </w:r>
            <w:r w:rsidR="003211C6">
              <w:rPr>
                <w:rFonts w:ascii="Arial" w:hAnsi="Arial" w:cs="Arial" w:hint="eastAsia"/>
                <w:color w:val="333333"/>
                <w:sz w:val="20"/>
                <w:szCs w:val="20"/>
              </w:rPr>
              <w:t>点击“确定”按钮，仅记录本次选中内容，不保存至数据库。提交整个页面时保存该数据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0C632C" w14:textId="3981A43E" w:rsidR="00A211B4" w:rsidRPr="00801422" w:rsidRDefault="008D6819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</w:t>
            </w:r>
            <w:r w:rsidR="00E565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“不限产品”</w:t>
            </w:r>
            <w:r w:rsidR="00A211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选项：</w:t>
            </w:r>
            <w:r w:rsidR="0080142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新上架产品自动生效</w:t>
            </w:r>
          </w:p>
          <w:p w14:paraId="7659938B" w14:textId="77777777" w:rsidR="00A211B4" w:rsidRDefault="00A211B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6777731" w14:textId="77777777" w:rsidR="00A211B4" w:rsidRDefault="00A211B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86DCD66" w14:textId="79BAB5BF" w:rsidR="00F94BD0" w:rsidRDefault="00F94BD0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  <w:p w14:paraId="3C4B634E" w14:textId="7DEE67C7" w:rsidR="00365C25" w:rsidRPr="00365C25" w:rsidRDefault="00906C32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</w:t>
            </w:r>
            <w:r w:rsidR="006428A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FD10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星火平台所有</w:t>
            </w:r>
            <w:r w:rsidR="00C31E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启用产品 </w:t>
            </w:r>
          </w:p>
          <w:p w14:paraId="31A3B49E" w14:textId="77777777" w:rsidR="00D7080B" w:rsidRDefault="008E414E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、根据产品名称关联搜索相应产品</w:t>
            </w:r>
            <w:r w:rsidR="00786B5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，模糊匹配</w:t>
            </w:r>
          </w:p>
          <w:p w14:paraId="332D8645" w14:textId="4201EEF0" w:rsidR="00365C25" w:rsidRPr="00365C25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D708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输入框输入“关键字产品名称”，点击“</w:t>
            </w:r>
            <w:r w:rsidR="00D7080B">
              <w:rPr>
                <w:noProof/>
              </w:rPr>
              <w:drawing>
                <wp:inline distT="0" distB="0" distL="0" distR="0" wp14:anchorId="535CBB55" wp14:editId="278B8139">
                  <wp:extent cx="333333" cy="238095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08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”图标，提交搜索操作。</w:t>
            </w:r>
          </w:p>
          <w:p w14:paraId="7484E439" w14:textId="02D52239" w:rsidR="00365C25" w:rsidRPr="00365C25" w:rsidRDefault="0042395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、产品列表</w:t>
            </w:r>
          </w:p>
          <w:p w14:paraId="293452C6" w14:textId="77777777" w:rsidR="00365C25" w:rsidRPr="00365C25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a:然后按开放日期倒叙</w:t>
            </w:r>
          </w:p>
          <w:p w14:paraId="3E46ECAD" w14:textId="4DCC43B4" w:rsidR="00053D3D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b:按产品类型</w:t>
            </w:r>
            <w:r w:rsidR="00C337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排序优先级</w:t>
            </w: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:月盈宝、p2p</w:t>
            </w:r>
            <w:proofErr w:type="gramStart"/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灵投宝</w:t>
            </w:r>
            <w:proofErr w:type="gramEnd"/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、安鑫</w:t>
            </w:r>
            <w:r w:rsidR="0089689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、其他</w:t>
            </w:r>
            <w:r w:rsidR="0015547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产品类型（</w:t>
            </w:r>
            <w:r w:rsidR="00E537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定期随心宝、宜人贷等</w:t>
            </w:r>
            <w:r w:rsidR="0015547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）排序。</w:t>
            </w:r>
          </w:p>
          <w:p w14:paraId="23A707DA" w14:textId="02CC7945" w:rsidR="004C1A4D" w:rsidRPr="00D02AA6" w:rsidRDefault="00D02AA6" w:rsidP="00D02AA6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4、</w:t>
            </w:r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勾选完产品，点击“确认”按钮，页面记录</w:t>
            </w:r>
            <w:proofErr w:type="gramStart"/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此次勾选产品</w:t>
            </w:r>
            <w:proofErr w:type="gramEnd"/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内容，非提交至数据库。</w:t>
            </w:r>
            <w:r w:rsidR="004C1A4D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当且仅当整个页面“提交”时，保存产品信息至数据库。</w:t>
            </w:r>
          </w:p>
          <w:p w14:paraId="31A709A9" w14:textId="77777777" w:rsidR="00413D29" w:rsidRPr="00413D29" w:rsidRDefault="00413D29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1F27487" w14:textId="77777777" w:rsidR="00F94BD0" w:rsidRDefault="00F94BD0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A32EECA" w14:textId="3DEE8B33" w:rsidR="00955895" w:rsidRPr="00E91BB4" w:rsidRDefault="0095589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053D3D" w:rsidRPr="00E91BB4" w14:paraId="2AD66E82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74C761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11A0F7" w14:textId="665F7A30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ABC950" w14:textId="2D37C858" w:rsidR="00C049A8" w:rsidRDefault="003C2CD8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单选框</w:t>
            </w:r>
          </w:p>
          <w:p w14:paraId="2BE56F22" w14:textId="5C990519" w:rsidR="003C2CD8" w:rsidRDefault="00FC1B5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默认勾选</w:t>
            </w:r>
            <w:r w:rsidR="003C2C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：不限</w:t>
            </w:r>
          </w:p>
          <w:p w14:paraId="41762EBB" w14:textId="6DEB8A15" w:rsidR="00AE7E72" w:rsidRDefault="00AE7E7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3F596CE9" w14:textId="77777777" w:rsidR="00D17592" w:rsidRDefault="003C2CD8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满**元可用：</w:t>
            </w:r>
          </w:p>
          <w:p w14:paraId="1F192619" w14:textId="3980A0D8" w:rsidR="00D17592" w:rsidRPr="00D17592" w:rsidRDefault="003C2CD8" w:rsidP="004B2186">
            <w:pPr>
              <w:pStyle w:val="a5"/>
              <w:widowControl/>
              <w:numPr>
                <w:ilvl w:val="0"/>
                <w:numId w:val="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类型：正整数</w:t>
            </w:r>
          </w:p>
          <w:p w14:paraId="3CF95C5C" w14:textId="35FA97BA" w:rsidR="003C2CD8" w:rsidRPr="00D17592" w:rsidRDefault="000C58D3" w:rsidP="004B2186">
            <w:pPr>
              <w:pStyle w:val="a5"/>
              <w:widowControl/>
              <w:numPr>
                <w:ilvl w:val="0"/>
                <w:numId w:val="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格式展示</w:t>
            </w:r>
            <w:r w:rsidR="00D17592"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</w:t>
            </w: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钱数格式：例如：100,000</w:t>
            </w:r>
            <w:r w:rsidR="005C1393"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;</w:t>
            </w:r>
          </w:p>
          <w:p w14:paraId="4258FD92" w14:textId="29937CD7" w:rsidR="00D17592" w:rsidRDefault="00D1759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1E1F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数据框下方根据输入内容动态展示大写金额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049BB5" w14:textId="15A4AA22" w:rsidR="00053D3D" w:rsidRPr="005C1393" w:rsidRDefault="00EC5FB9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交易相关：支付详情页，用来判断交易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单支付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金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额是否符合此使用条件。</w:t>
            </w:r>
          </w:p>
        </w:tc>
      </w:tr>
      <w:tr w:rsidR="00053D3D" w:rsidRPr="00E91BB4" w14:paraId="59E586E7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0AA3800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D331825" w14:textId="53378E5B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红包备注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D28557" w14:textId="77777777" w:rsidR="00053D3D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83B6C99" w14:textId="77777777" w:rsidR="001305F7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非必填</w:t>
            </w:r>
          </w:p>
          <w:p w14:paraId="4C31FA22" w14:textId="0365353B" w:rsidR="001305F7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字数不限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55C7FA" w14:textId="2C93E642" w:rsidR="00053D3D" w:rsidRPr="00E91BB4" w:rsidRDefault="005E06B4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运营文本备注，供运营人员记录红包</w:t>
            </w:r>
            <w:r w:rsidR="00AA58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</w:t>
            </w:r>
          </w:p>
        </w:tc>
      </w:tr>
    </w:tbl>
    <w:p w14:paraId="080D25B5" w14:textId="1C5C21D2" w:rsidR="002F5703" w:rsidRDefault="002F5703" w:rsidP="006548CC"/>
    <w:p w14:paraId="45AA8DB8" w14:textId="0C9E3C9B" w:rsidR="00E32A38" w:rsidRDefault="00E32A38" w:rsidP="00E32A38">
      <w:pPr>
        <w:pStyle w:val="3"/>
        <w:numPr>
          <w:ilvl w:val="0"/>
          <w:numId w:val="0"/>
        </w:numPr>
        <w:ind w:left="425"/>
      </w:pPr>
      <w:bookmarkStart w:id="7" w:name="_Toc516220323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>
        <w:t>2</w:t>
      </w:r>
      <w:r w:rsidR="00A7213A">
        <w:rPr>
          <w:rFonts w:hint="eastAsia"/>
        </w:rPr>
        <w:t>编辑</w:t>
      </w:r>
      <w:r w:rsidR="00641E0C">
        <w:rPr>
          <w:rFonts w:hint="eastAsia"/>
        </w:rPr>
        <w:t>红包</w:t>
      </w:r>
      <w:bookmarkEnd w:id="7"/>
    </w:p>
    <w:p w14:paraId="79A6166B" w14:textId="1D1FEFA8" w:rsidR="00D02BAA" w:rsidRDefault="005F530E" w:rsidP="004B2186">
      <w:pPr>
        <w:pStyle w:val="a5"/>
        <w:numPr>
          <w:ilvl w:val="0"/>
          <w:numId w:val="4"/>
        </w:numPr>
        <w:ind w:firstLineChars="0"/>
        <w:rPr>
          <w:sz w:val="20"/>
        </w:rPr>
      </w:pPr>
      <w:r>
        <w:rPr>
          <w:rFonts w:hint="eastAsia"/>
          <w:sz w:val="20"/>
        </w:rPr>
        <w:t>未关联活动</w:t>
      </w:r>
      <w:r w:rsidR="00A14982">
        <w:rPr>
          <w:rFonts w:hint="eastAsia"/>
          <w:sz w:val="20"/>
        </w:rPr>
        <w:t>/</w:t>
      </w:r>
      <w:r w:rsidR="00A14982">
        <w:rPr>
          <w:rFonts w:hint="eastAsia"/>
          <w:sz w:val="20"/>
        </w:rPr>
        <w:t>已关联活动且活动状态“新增”——红包编辑</w:t>
      </w:r>
    </w:p>
    <w:p w14:paraId="68F6B3E4" w14:textId="2C4DE33E" w:rsidR="00A37DFC" w:rsidRPr="00A0258D" w:rsidRDefault="00FC4754" w:rsidP="00A0258D">
      <w:pPr>
        <w:pStyle w:val="a5"/>
        <w:ind w:left="420" w:firstLineChars="0" w:firstLine="0"/>
        <w:rPr>
          <w:sz w:val="20"/>
        </w:rPr>
      </w:pPr>
      <w:r>
        <w:rPr>
          <w:noProof/>
        </w:rPr>
        <w:drawing>
          <wp:inline distT="0" distB="0" distL="0" distR="0" wp14:anchorId="43138F86" wp14:editId="6075E4E4">
            <wp:extent cx="5486400" cy="39706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3955" w14:textId="0D33F985" w:rsidR="00753F7F" w:rsidRDefault="007171E2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1.2.2-1</w:t>
      </w:r>
    </w:p>
    <w:p w14:paraId="57F45312" w14:textId="7AD93BDF" w:rsidR="006A08C6" w:rsidRDefault="006A08C6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ADAE334" wp14:editId="3A4B3235">
            <wp:extent cx="2952381" cy="2933334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0463" w14:textId="0B9DAE56" w:rsidR="00DA630A" w:rsidRDefault="00DA630A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1.2.2-</w:t>
      </w:r>
      <w:r w:rsidR="00CD702D">
        <w:rPr>
          <w:rFonts w:hint="eastAsia"/>
          <w:sz w:val="20"/>
        </w:rPr>
        <w:t>2</w:t>
      </w:r>
    </w:p>
    <w:p w14:paraId="03A07296" w14:textId="0F5F2165" w:rsidR="00F57BFE" w:rsidRDefault="00E56939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当且</w:t>
      </w:r>
      <w:r w:rsidR="00A24098">
        <w:rPr>
          <w:rFonts w:hint="eastAsia"/>
          <w:sz w:val="20"/>
        </w:rPr>
        <w:t>仅当</w:t>
      </w:r>
      <w:r w:rsidR="00B95E72">
        <w:rPr>
          <w:rFonts w:hint="eastAsia"/>
          <w:sz w:val="20"/>
        </w:rPr>
        <w:t>当前</w:t>
      </w:r>
      <w:r w:rsidR="00A24098">
        <w:rPr>
          <w:rFonts w:hint="eastAsia"/>
          <w:sz w:val="20"/>
        </w:rPr>
        <w:t>红包“未关联至</w:t>
      </w:r>
      <w:r w:rsidR="00F07DC1">
        <w:rPr>
          <w:rFonts w:hint="eastAsia"/>
          <w:sz w:val="20"/>
        </w:rPr>
        <w:t>活动</w:t>
      </w:r>
      <w:r w:rsidR="00A24098">
        <w:rPr>
          <w:rFonts w:hint="eastAsia"/>
          <w:sz w:val="20"/>
        </w:rPr>
        <w:t>”或者</w:t>
      </w:r>
      <w:r>
        <w:rPr>
          <w:rFonts w:hint="eastAsia"/>
          <w:sz w:val="20"/>
        </w:rPr>
        <w:t>“</w:t>
      </w:r>
      <w:r w:rsidR="00F07DC1">
        <w:rPr>
          <w:rFonts w:hint="eastAsia"/>
          <w:sz w:val="20"/>
        </w:rPr>
        <w:t>已关联至活动但活动状态为新增</w:t>
      </w:r>
      <w:r>
        <w:rPr>
          <w:rFonts w:hint="eastAsia"/>
          <w:sz w:val="20"/>
        </w:rPr>
        <w:t>”</w:t>
      </w:r>
      <w:r w:rsidR="00DE0F0A">
        <w:rPr>
          <w:rFonts w:hint="eastAsia"/>
          <w:sz w:val="20"/>
        </w:rPr>
        <w:t>，则当前红包所有信息</w:t>
      </w:r>
      <w:r w:rsidR="00C14AA1">
        <w:rPr>
          <w:rFonts w:hint="eastAsia"/>
          <w:sz w:val="20"/>
        </w:rPr>
        <w:t>项均</w:t>
      </w:r>
      <w:r w:rsidR="00DE0F0A">
        <w:rPr>
          <w:rFonts w:hint="eastAsia"/>
          <w:sz w:val="20"/>
        </w:rPr>
        <w:t>可编辑。</w:t>
      </w:r>
    </w:p>
    <w:p w14:paraId="22344A4C" w14:textId="7D464F86" w:rsidR="00F57BFE" w:rsidRDefault="00E32AD3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编辑框默认展示当前红包历史提交信息</w:t>
      </w:r>
      <w:r w:rsidR="00303FA3">
        <w:rPr>
          <w:rFonts w:hint="eastAsia"/>
          <w:sz w:val="20"/>
        </w:rPr>
        <w:t>，且历史提交信息可编辑。</w:t>
      </w:r>
    </w:p>
    <w:p w14:paraId="4D7604AA" w14:textId="2603A3F4" w:rsidR="00175B1E" w:rsidRDefault="00EC0341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指定产品列表：</w:t>
      </w:r>
      <w:r w:rsidR="000A10C0">
        <w:rPr>
          <w:rFonts w:hint="eastAsia"/>
          <w:sz w:val="20"/>
        </w:rPr>
        <w:t>当编辑红包时，指定产品</w:t>
      </w:r>
      <w:proofErr w:type="gramStart"/>
      <w:r w:rsidR="000A10C0">
        <w:rPr>
          <w:rFonts w:hint="eastAsia"/>
          <w:sz w:val="20"/>
        </w:rPr>
        <w:t>项展示</w:t>
      </w:r>
      <w:proofErr w:type="gramEnd"/>
      <w:r w:rsidR="000A10C0">
        <w:rPr>
          <w:rFonts w:hint="eastAsia"/>
          <w:sz w:val="20"/>
        </w:rPr>
        <w:t>“指定产品列表”</w:t>
      </w:r>
      <w:r w:rsidR="007A4213">
        <w:rPr>
          <w:rFonts w:hint="eastAsia"/>
          <w:sz w:val="20"/>
        </w:rPr>
        <w:t>内容</w:t>
      </w:r>
      <w:r w:rsidR="00E547F6">
        <w:rPr>
          <w:rFonts w:hint="eastAsia"/>
          <w:sz w:val="20"/>
        </w:rPr>
        <w:t>且可点击</w:t>
      </w:r>
      <w:r w:rsidR="000A10C0">
        <w:rPr>
          <w:rFonts w:hint="eastAsia"/>
          <w:sz w:val="20"/>
        </w:rPr>
        <w:t>，点击</w:t>
      </w:r>
      <w:r w:rsidR="000620AF">
        <w:rPr>
          <w:rFonts w:hint="eastAsia"/>
          <w:sz w:val="20"/>
        </w:rPr>
        <w:t>链接，</w:t>
      </w:r>
      <w:proofErr w:type="gramStart"/>
      <w:r w:rsidR="00024128">
        <w:rPr>
          <w:rFonts w:hint="eastAsia"/>
          <w:sz w:val="20"/>
        </w:rPr>
        <w:t>弹层</w:t>
      </w:r>
      <w:r w:rsidR="000620AF">
        <w:rPr>
          <w:rFonts w:hint="eastAsia"/>
          <w:sz w:val="20"/>
        </w:rPr>
        <w:t>查看</w:t>
      </w:r>
      <w:proofErr w:type="gramEnd"/>
      <w:r w:rsidR="000620AF">
        <w:rPr>
          <w:rFonts w:hint="eastAsia"/>
          <w:sz w:val="20"/>
        </w:rPr>
        <w:t>历史已提交至数据库产品信息</w:t>
      </w:r>
      <w:r w:rsidR="009E3000">
        <w:rPr>
          <w:rFonts w:hint="eastAsia"/>
          <w:sz w:val="20"/>
        </w:rPr>
        <w:t>见</w:t>
      </w:r>
      <w:r w:rsidR="001D68EA">
        <w:rPr>
          <w:rFonts w:hint="eastAsia"/>
          <w:sz w:val="20"/>
        </w:rPr>
        <w:t>图</w:t>
      </w:r>
      <w:r w:rsidR="001D68EA">
        <w:rPr>
          <w:rFonts w:hint="eastAsia"/>
          <w:sz w:val="20"/>
        </w:rPr>
        <w:t>1.2.2-2</w:t>
      </w:r>
      <w:r w:rsidR="000620AF">
        <w:rPr>
          <w:rFonts w:hint="eastAsia"/>
          <w:sz w:val="20"/>
        </w:rPr>
        <w:t>。</w:t>
      </w:r>
    </w:p>
    <w:p w14:paraId="510C48EA" w14:textId="373B4E5B" w:rsidR="00D02BAA" w:rsidRPr="00F57078" w:rsidRDefault="005F530E" w:rsidP="004B2186">
      <w:pPr>
        <w:pStyle w:val="a5"/>
        <w:numPr>
          <w:ilvl w:val="0"/>
          <w:numId w:val="4"/>
        </w:numPr>
        <w:ind w:firstLineChars="0"/>
      </w:pPr>
      <w:r>
        <w:rPr>
          <w:rFonts w:hint="eastAsia"/>
          <w:sz w:val="20"/>
        </w:rPr>
        <w:t>已关联活动</w:t>
      </w:r>
      <w:r w:rsidR="008D7CFF">
        <w:rPr>
          <w:rFonts w:hint="eastAsia"/>
          <w:sz w:val="20"/>
        </w:rPr>
        <w:t>且活动状态为“启用</w:t>
      </w:r>
      <w:r w:rsidR="008D7CFF">
        <w:rPr>
          <w:rFonts w:hint="eastAsia"/>
          <w:sz w:val="20"/>
        </w:rPr>
        <w:t>/</w:t>
      </w:r>
      <w:r w:rsidR="008D7CFF">
        <w:rPr>
          <w:rFonts w:hint="eastAsia"/>
          <w:sz w:val="20"/>
        </w:rPr>
        <w:t>禁用”</w:t>
      </w:r>
      <w:r w:rsidR="00C87F6D">
        <w:rPr>
          <w:rFonts w:hint="eastAsia"/>
          <w:sz w:val="20"/>
        </w:rPr>
        <w:t>——</w:t>
      </w:r>
      <w:r>
        <w:rPr>
          <w:rFonts w:hint="eastAsia"/>
          <w:sz w:val="20"/>
        </w:rPr>
        <w:t>红包编辑</w:t>
      </w:r>
    </w:p>
    <w:p w14:paraId="0DD92211" w14:textId="627EBDC2" w:rsidR="00F57078" w:rsidRDefault="00A826C1" w:rsidP="00BD403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3429E4F" wp14:editId="1DC00695">
            <wp:extent cx="5486400" cy="3511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63BC" w14:textId="72EE8106" w:rsidR="00114D43" w:rsidRDefault="00114D43" w:rsidP="00114D43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</w:t>
      </w:r>
      <w:r w:rsidR="00DD3258">
        <w:rPr>
          <w:rFonts w:hint="eastAsia"/>
          <w:sz w:val="20"/>
        </w:rPr>
        <w:t>.2.2-2</w:t>
      </w:r>
    </w:p>
    <w:p w14:paraId="50CD4AB8" w14:textId="77777777" w:rsidR="00114D43" w:rsidRDefault="00114D43" w:rsidP="004E77EA">
      <w:pPr>
        <w:pStyle w:val="a5"/>
        <w:ind w:left="420" w:firstLineChars="0" w:firstLine="0"/>
        <w:jc w:val="left"/>
      </w:pPr>
    </w:p>
    <w:p w14:paraId="4180F1CB" w14:textId="00F3BF8A" w:rsidR="0011503D" w:rsidRDefault="00C133F3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当且仅当当前红包</w:t>
      </w:r>
      <w:r w:rsidR="00AF4E15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“已关联至活动</w:t>
      </w:r>
      <w:r w:rsidR="00AF4E15">
        <w:rPr>
          <w:rFonts w:hint="eastAsia"/>
          <w:sz w:val="20"/>
        </w:rPr>
        <w:t>且</w:t>
      </w:r>
      <w:r>
        <w:rPr>
          <w:rFonts w:hint="eastAsia"/>
          <w:sz w:val="20"/>
        </w:rPr>
        <w:t>活动状态为</w:t>
      </w:r>
      <w:r w:rsidR="00AF4E15">
        <w:rPr>
          <w:rFonts w:hint="eastAsia"/>
          <w:sz w:val="20"/>
        </w:rPr>
        <w:t>启用</w:t>
      </w:r>
      <w:r w:rsidR="00AF4E15">
        <w:rPr>
          <w:rFonts w:hint="eastAsia"/>
          <w:sz w:val="20"/>
        </w:rPr>
        <w:t>/</w:t>
      </w:r>
      <w:r w:rsidR="00AF4E15">
        <w:rPr>
          <w:rFonts w:hint="eastAsia"/>
          <w:sz w:val="20"/>
        </w:rPr>
        <w:t>禁用</w:t>
      </w:r>
      <w:r>
        <w:rPr>
          <w:rFonts w:hint="eastAsia"/>
          <w:sz w:val="20"/>
        </w:rPr>
        <w:t>”</w:t>
      </w:r>
      <w:r w:rsidR="00AF4E15">
        <w:rPr>
          <w:rFonts w:hint="eastAsia"/>
          <w:sz w:val="20"/>
        </w:rPr>
        <w:t>时，</w:t>
      </w:r>
      <w:r>
        <w:rPr>
          <w:rFonts w:hint="eastAsia"/>
          <w:sz w:val="20"/>
        </w:rPr>
        <w:t>则当前红包</w:t>
      </w:r>
      <w:r w:rsidR="0011503D">
        <w:rPr>
          <w:rFonts w:hint="eastAsia"/>
          <w:sz w:val="20"/>
        </w:rPr>
        <w:t>仅可编辑以下信息</w:t>
      </w:r>
    </w:p>
    <w:p w14:paraId="5F3E824A" w14:textId="7E6828AE" w:rsidR="00C133F3" w:rsidRDefault="0033188C" w:rsidP="004B2186">
      <w:pPr>
        <w:pStyle w:val="a5"/>
        <w:numPr>
          <w:ilvl w:val="1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红包总数量</w:t>
      </w:r>
      <w:r w:rsidR="00EF14AD">
        <w:rPr>
          <w:rFonts w:hint="eastAsia"/>
          <w:sz w:val="20"/>
        </w:rPr>
        <w:t>：可修改红包数量</w:t>
      </w:r>
    </w:p>
    <w:p w14:paraId="7493E377" w14:textId="77777777" w:rsidR="006B655A" w:rsidRDefault="00D23DF5" w:rsidP="004B2186">
      <w:pPr>
        <w:pStyle w:val="a5"/>
        <w:numPr>
          <w:ilvl w:val="1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lastRenderedPageBreak/>
        <w:t>指定产品</w:t>
      </w:r>
      <w:r w:rsidR="008D04ED">
        <w:rPr>
          <w:rFonts w:hint="eastAsia"/>
          <w:sz w:val="20"/>
        </w:rPr>
        <w:t>：</w:t>
      </w:r>
    </w:p>
    <w:p w14:paraId="65714899" w14:textId="6923B093" w:rsidR="00A42DBA" w:rsidRDefault="001127A9" w:rsidP="004B2186">
      <w:pPr>
        <w:pStyle w:val="a5"/>
        <w:numPr>
          <w:ilvl w:val="2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当指定产品</w:t>
      </w:r>
      <w:r w:rsidR="008F4491">
        <w:rPr>
          <w:rFonts w:hint="eastAsia"/>
          <w:sz w:val="20"/>
        </w:rPr>
        <w:t>选中</w:t>
      </w:r>
      <w:r w:rsidR="00D16EDF">
        <w:rPr>
          <w:rFonts w:hint="eastAsia"/>
          <w:sz w:val="20"/>
        </w:rPr>
        <w:t>“</w:t>
      </w:r>
      <w:r w:rsidR="000603D1">
        <w:rPr>
          <w:rFonts w:hint="eastAsia"/>
          <w:sz w:val="20"/>
        </w:rPr>
        <w:t>选择产品</w:t>
      </w:r>
      <w:r w:rsidR="00D16EDF">
        <w:rPr>
          <w:rFonts w:hint="eastAsia"/>
          <w:sz w:val="20"/>
        </w:rPr>
        <w:t>”时，</w:t>
      </w:r>
      <w:r w:rsidR="009A50E9">
        <w:rPr>
          <w:rFonts w:hint="eastAsia"/>
          <w:sz w:val="20"/>
        </w:rPr>
        <w:t>产品列表下拉复选框内容，历史已</w:t>
      </w:r>
      <w:proofErr w:type="gramStart"/>
      <w:r w:rsidR="009A50E9">
        <w:rPr>
          <w:rFonts w:hint="eastAsia"/>
          <w:sz w:val="20"/>
        </w:rPr>
        <w:t>勾选内容</w:t>
      </w:r>
      <w:proofErr w:type="gramEnd"/>
      <w:r w:rsidR="009A50E9">
        <w:rPr>
          <w:rFonts w:hint="eastAsia"/>
          <w:sz w:val="20"/>
        </w:rPr>
        <w:t>不可取消</w:t>
      </w:r>
      <w:r w:rsidR="000C01A2">
        <w:rPr>
          <w:rFonts w:hint="eastAsia"/>
          <w:sz w:val="20"/>
        </w:rPr>
        <w:t>选中</w:t>
      </w:r>
      <w:r w:rsidR="009A50E9">
        <w:rPr>
          <w:rFonts w:hint="eastAsia"/>
          <w:sz w:val="20"/>
        </w:rPr>
        <w:t>，仅支持新增</w:t>
      </w:r>
      <w:r w:rsidR="00476879">
        <w:rPr>
          <w:rFonts w:hint="eastAsia"/>
          <w:sz w:val="20"/>
        </w:rPr>
        <w:t>选中</w:t>
      </w:r>
      <w:r w:rsidR="001A1FEC">
        <w:rPr>
          <w:rFonts w:hint="eastAsia"/>
          <w:sz w:val="20"/>
        </w:rPr>
        <w:t>产品。</w:t>
      </w:r>
    </w:p>
    <w:p w14:paraId="1A282B4B" w14:textId="4D297F2F" w:rsidR="00D23DF5" w:rsidRDefault="00405BC1" w:rsidP="004B2186">
      <w:pPr>
        <w:pStyle w:val="a5"/>
        <w:numPr>
          <w:ilvl w:val="2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如已</w:t>
      </w:r>
      <w:r w:rsidR="002D4ED7">
        <w:rPr>
          <w:rFonts w:hint="eastAsia"/>
          <w:sz w:val="20"/>
        </w:rPr>
        <w:t>选中</w:t>
      </w:r>
      <w:r>
        <w:rPr>
          <w:rFonts w:hint="eastAsia"/>
          <w:sz w:val="20"/>
        </w:rPr>
        <w:t>“不限产品”，则产品列表信息不可</w:t>
      </w:r>
      <w:r w:rsidR="00B575A6">
        <w:rPr>
          <w:rFonts w:hint="eastAsia"/>
          <w:sz w:val="20"/>
        </w:rPr>
        <w:t>勾选</w:t>
      </w:r>
      <w:r>
        <w:rPr>
          <w:rFonts w:hint="eastAsia"/>
          <w:sz w:val="20"/>
        </w:rPr>
        <w:t>。</w:t>
      </w:r>
    </w:p>
    <w:p w14:paraId="37774299" w14:textId="7542B7E7" w:rsidR="0064221C" w:rsidRDefault="0064221C" w:rsidP="004B2186">
      <w:pPr>
        <w:pStyle w:val="a5"/>
        <w:numPr>
          <w:ilvl w:val="2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指定产品列表：当编辑红包时，指定产品</w:t>
      </w:r>
      <w:proofErr w:type="gramStart"/>
      <w:r>
        <w:rPr>
          <w:rFonts w:hint="eastAsia"/>
          <w:sz w:val="20"/>
        </w:rPr>
        <w:t>项展示</w:t>
      </w:r>
      <w:proofErr w:type="gramEnd"/>
      <w:r>
        <w:rPr>
          <w:rFonts w:hint="eastAsia"/>
          <w:sz w:val="20"/>
        </w:rPr>
        <w:t>“指定产品列表”内容且可点击，点击链接，</w:t>
      </w:r>
      <w:proofErr w:type="gramStart"/>
      <w:r>
        <w:rPr>
          <w:rFonts w:hint="eastAsia"/>
          <w:sz w:val="20"/>
        </w:rPr>
        <w:t>弹层查看</w:t>
      </w:r>
      <w:proofErr w:type="gramEnd"/>
      <w:r>
        <w:rPr>
          <w:rFonts w:hint="eastAsia"/>
          <w:sz w:val="20"/>
        </w:rPr>
        <w:t>历史已提交至数据库产品信息见图</w:t>
      </w:r>
      <w:r>
        <w:rPr>
          <w:rFonts w:hint="eastAsia"/>
          <w:sz w:val="20"/>
        </w:rPr>
        <w:t>1.2.2-2</w:t>
      </w:r>
      <w:r>
        <w:rPr>
          <w:rFonts w:hint="eastAsia"/>
          <w:sz w:val="20"/>
        </w:rPr>
        <w:t>。</w:t>
      </w:r>
    </w:p>
    <w:p w14:paraId="01D781A0" w14:textId="2F257ACD" w:rsidR="00D23DF5" w:rsidRDefault="00D23DF5" w:rsidP="004B2186">
      <w:pPr>
        <w:pStyle w:val="a5"/>
        <w:numPr>
          <w:ilvl w:val="1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红包备注：</w:t>
      </w:r>
      <w:r w:rsidR="003D4914">
        <w:rPr>
          <w:rFonts w:hint="eastAsia"/>
          <w:sz w:val="20"/>
        </w:rPr>
        <w:t>可编辑。</w:t>
      </w:r>
    </w:p>
    <w:p w14:paraId="7C192E51" w14:textId="198AF7B7" w:rsidR="00C133F3" w:rsidRDefault="00855310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非可编辑项内容，如图</w:t>
      </w:r>
      <w:r w:rsidR="002102C9">
        <w:rPr>
          <w:rFonts w:hint="eastAsia"/>
          <w:sz w:val="20"/>
        </w:rPr>
        <w:t>1.2.2-2</w:t>
      </w:r>
      <w:r>
        <w:rPr>
          <w:rFonts w:hint="eastAsia"/>
          <w:sz w:val="20"/>
        </w:rPr>
        <w:t>：</w:t>
      </w:r>
      <w:r w:rsidR="002102C9">
        <w:rPr>
          <w:rFonts w:hint="eastAsia"/>
          <w:sz w:val="20"/>
        </w:rPr>
        <w:t>直接读取历史已提交内容并展示，且</w:t>
      </w:r>
      <w:r w:rsidR="00F94F95">
        <w:rPr>
          <w:rFonts w:hint="eastAsia"/>
          <w:sz w:val="20"/>
        </w:rPr>
        <w:t>不展示可编辑</w:t>
      </w:r>
      <w:r w:rsidR="000C43B6">
        <w:rPr>
          <w:rFonts w:hint="eastAsia"/>
          <w:sz w:val="20"/>
        </w:rPr>
        <w:t>框</w:t>
      </w:r>
      <w:r w:rsidR="00592624">
        <w:rPr>
          <w:rFonts w:hint="eastAsia"/>
          <w:sz w:val="20"/>
        </w:rPr>
        <w:t>。</w:t>
      </w:r>
    </w:p>
    <w:p w14:paraId="34887F0A" w14:textId="77777777" w:rsidR="004E77EA" w:rsidRPr="00D02BAA" w:rsidRDefault="004E77EA" w:rsidP="0083466D">
      <w:pPr>
        <w:jc w:val="left"/>
      </w:pPr>
    </w:p>
    <w:p w14:paraId="0413A13F" w14:textId="1EA15191" w:rsidR="00CC3B34" w:rsidRDefault="00CC3B34" w:rsidP="00CC3B34">
      <w:pPr>
        <w:pStyle w:val="3"/>
        <w:numPr>
          <w:ilvl w:val="0"/>
          <w:numId w:val="0"/>
        </w:numPr>
        <w:ind w:left="425"/>
      </w:pPr>
      <w:bookmarkStart w:id="8" w:name="_1.2.3红包管理"/>
      <w:bookmarkStart w:id="9" w:name="_Toc516220324"/>
      <w:bookmarkEnd w:id="8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 w:rsidR="00A0628F">
        <w:rPr>
          <w:rFonts w:hint="eastAsia"/>
        </w:rPr>
        <w:t>3</w:t>
      </w:r>
      <w:r w:rsidR="00F17340">
        <w:rPr>
          <w:rFonts w:hint="eastAsia"/>
        </w:rPr>
        <w:t>红包管理</w:t>
      </w:r>
      <w:bookmarkEnd w:id="9"/>
    </w:p>
    <w:p w14:paraId="1698EEF3" w14:textId="001FB424" w:rsidR="00CC3B34" w:rsidRDefault="00A01FC2" w:rsidP="00CC3B34">
      <w:r>
        <w:rPr>
          <w:noProof/>
        </w:rPr>
        <w:drawing>
          <wp:inline distT="0" distB="0" distL="0" distR="0" wp14:anchorId="5B4E79A1" wp14:editId="6C9D0A4D">
            <wp:extent cx="5486400" cy="310324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681F" w14:textId="0C0E671C" w:rsidR="00211F94" w:rsidRDefault="00211F94" w:rsidP="00211F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1.2.3-1</w:t>
      </w:r>
    </w:p>
    <w:p w14:paraId="5921971F" w14:textId="77777777" w:rsidR="00FF2CAB" w:rsidRPr="00CC3B34" w:rsidRDefault="00FF2CAB" w:rsidP="00211F94">
      <w:pPr>
        <w:jc w:val="center"/>
      </w:pPr>
    </w:p>
    <w:p w14:paraId="1C3CF784" w14:textId="44D1B599" w:rsidR="00FF2CAB" w:rsidRDefault="00DB5A09" w:rsidP="006548CC">
      <w:r w:rsidRPr="00DB5A09">
        <w:rPr>
          <w:noProof/>
        </w:rPr>
        <w:t xml:space="preserve"> 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FF2CAB" w:rsidRPr="00E91BB4" w14:paraId="5EA36730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F04B7B" w14:textId="77777777" w:rsidR="00FF2CAB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CA74B" w14:textId="77777777" w:rsidR="00FF2CAB" w:rsidRPr="00E91BB4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ABA85" w14:textId="77777777" w:rsidR="00FF2CAB" w:rsidRPr="00E91BB4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244BA" w14:textId="77777777" w:rsidR="00FF2CAB" w:rsidRPr="00E91BB4" w:rsidRDefault="00FF2CAB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40E83" w:rsidRPr="00E91BB4" w14:paraId="1143F5EF" w14:textId="77777777" w:rsidTr="00066E12">
        <w:trPr>
          <w:trHeight w:val="300"/>
        </w:trPr>
        <w:tc>
          <w:tcPr>
            <w:tcW w:w="91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74C8B0" w14:textId="51D4A801" w:rsidR="00C40E83" w:rsidRDefault="00C40E83" w:rsidP="00C40E83">
            <w:pPr>
              <w:widowControl/>
              <w:jc w:val="center"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红包管理</w:t>
            </w: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-</w:t>
            </w: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搜索</w:t>
            </w:r>
          </w:p>
        </w:tc>
      </w:tr>
      <w:tr w:rsidR="00FF2CAB" w:rsidRPr="00E91BB4" w14:paraId="3B867D6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DBA918D" w14:textId="38998D26" w:rsidR="00FF2CAB" w:rsidRPr="008B3FEB" w:rsidRDefault="00FF2CAB" w:rsidP="004B2186">
            <w:pPr>
              <w:pStyle w:val="a5"/>
              <w:numPr>
                <w:ilvl w:val="0"/>
                <w:numId w:val="10"/>
              </w:numPr>
              <w:ind w:firstLineChars="0"/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6EA464" w14:textId="50DE1764" w:rsidR="00FF2CAB" w:rsidRPr="00E91BB4" w:rsidRDefault="008F349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2EB410" w14:textId="77777777" w:rsidR="00FF2CAB" w:rsidRDefault="0062673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1E148CE2" w14:textId="77777777" w:rsidR="00C81C2F" w:rsidRDefault="00C81C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  <w:p w14:paraId="0C37A9FB" w14:textId="6832E74F" w:rsidR="00C81C2F" w:rsidRPr="00707154" w:rsidRDefault="00C81C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打开方式：当前页打开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80BAAE" w14:textId="751FC028" w:rsidR="00FF2CAB" w:rsidRPr="00E91BB4" w:rsidRDefault="00C536D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点击“新建红包”页面，当前页打开“新建红包页面”见图1.2.1-1</w:t>
            </w:r>
          </w:p>
        </w:tc>
      </w:tr>
      <w:tr w:rsidR="00A552C7" w:rsidRPr="00E91BB4" w14:paraId="39D1D19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EE9265" w14:textId="77777777" w:rsidR="00A552C7" w:rsidRPr="008B3FEB" w:rsidRDefault="00A552C7" w:rsidP="004B2186">
            <w:pPr>
              <w:pStyle w:val="a5"/>
              <w:numPr>
                <w:ilvl w:val="0"/>
                <w:numId w:val="10"/>
              </w:numPr>
              <w:ind w:firstLineChars="0"/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72DF1E" w14:textId="4162D7A3" w:rsidR="00A552C7" w:rsidRDefault="00A552C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625A48" w14:textId="77777777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474C764C" w14:textId="77777777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  <w:p w14:paraId="12E6651B" w14:textId="05D78ECF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打开方式：刷新当前页搜索结果列表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49E8D6" w14:textId="77777777" w:rsidR="00A552C7" w:rsidRDefault="004C7CF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点击“查询按钮”</w:t>
            </w:r>
          </w:p>
          <w:p w14:paraId="4BD863D8" w14:textId="477B39B9" w:rsidR="004C7CFB" w:rsidRPr="00801770" w:rsidRDefault="004C7CFB" w:rsidP="004B2186">
            <w:pPr>
              <w:pStyle w:val="a5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017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未输入搜索条件，则搜索结果列表显示所有红包列表。</w:t>
            </w:r>
          </w:p>
          <w:p w14:paraId="2BC1832B" w14:textId="611A2E2C" w:rsidR="00801770" w:rsidRPr="00801770" w:rsidRDefault="00801770" w:rsidP="004B2186">
            <w:pPr>
              <w:pStyle w:val="a5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若输入搜索条件，则筛选符合条件红包。</w:t>
            </w:r>
          </w:p>
        </w:tc>
      </w:tr>
      <w:tr w:rsidR="00FF2CAB" w:rsidRPr="00E91BB4" w14:paraId="3A72097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85AA3E" w14:textId="75C8BD73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E0CD7C" w14:textId="2EABB6FB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4A03DC" w14:textId="77777777" w:rsidR="00FF2CAB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  <w:p w14:paraId="1CD566B6" w14:textId="77777777" w:rsidR="00A56423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起始时间段</w:t>
            </w:r>
          </w:p>
          <w:p w14:paraId="2D3F1FD7" w14:textId="3476C17E" w:rsidR="00A56423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结束时间段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C9E92CA" w14:textId="464223CE" w:rsidR="00FF2CAB" w:rsidRPr="00E91BB4" w:rsidRDefault="00A5642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搜索创建时间在此起始时间~结束时间范围内红包</w:t>
            </w:r>
          </w:p>
        </w:tc>
      </w:tr>
      <w:tr w:rsidR="00FF2CAB" w:rsidRPr="00E91BB4" w14:paraId="06C5E87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3E17837" w14:textId="2F963F09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CD9DFD" w14:textId="2CCA0989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8FBEAF" w14:textId="688D137C" w:rsidR="00FF2CAB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C2D083" w14:textId="7CB70779" w:rsidR="00FF2CAB" w:rsidRPr="00E91BB4" w:rsidRDefault="005D2779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FA1C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内容模糊匹配</w:t>
            </w:r>
          </w:p>
        </w:tc>
      </w:tr>
      <w:tr w:rsidR="00FF2CAB" w:rsidRPr="00E91BB4" w14:paraId="701CAC5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72E907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62A84B" w14:textId="5DDCA0B0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AF7233" w14:textId="77777777" w:rsidR="00FF2CAB" w:rsidRDefault="00B81CB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日期格式</w:t>
            </w:r>
          </w:p>
          <w:p w14:paraId="3BC3524F" w14:textId="735C2740" w:rsidR="00B81CB7" w:rsidRPr="002756E7" w:rsidRDefault="00B81CB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内容包括：起始日期、结束日期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946263" w14:textId="77777777" w:rsidR="00E73227" w:rsidRPr="00E73227" w:rsidRDefault="00E73227" w:rsidP="00E7322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732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有效期搜索条件</w:t>
            </w:r>
          </w:p>
          <w:p w14:paraId="66F090E4" w14:textId="35F371BE" w:rsidR="00FF2CAB" w:rsidRPr="008213CE" w:rsidRDefault="00E73227" w:rsidP="004B2186">
            <w:pPr>
              <w:pStyle w:val="a5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仅搜索有效期为区间</w:t>
            </w:r>
            <w:r w:rsidR="00516563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红包。不包括有效期为</w:t>
            </w:r>
            <w:r w:rsidR="001D7EA0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区间2红包，</w:t>
            </w:r>
            <w:r w:rsidR="00227507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即搜索结果不显示</w:t>
            </w:r>
            <w:r w:rsidR="00CE50AD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“进入账户多少天有效”</w:t>
            </w: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此类型红包。</w:t>
            </w:r>
          </w:p>
          <w:p w14:paraId="02CB8D88" w14:textId="755DC1B7" w:rsidR="008213CE" w:rsidRDefault="00A01E10" w:rsidP="004B2186">
            <w:pPr>
              <w:pStyle w:val="a5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 w:rsidR="008D6B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  <w:r w:rsidR="007114C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此输入有效期范围内</w:t>
            </w:r>
            <w:r w:rsidR="008D6B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有重叠</w:t>
            </w:r>
            <w:r w:rsidR="00E475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天数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的红包。如果红包有效期仅有一天在此搜索范围内，则也可搜索到。</w:t>
            </w:r>
          </w:p>
          <w:p w14:paraId="3130A4FD" w14:textId="401CB1B2" w:rsidR="00A01E10" w:rsidRDefault="00A01E10" w:rsidP="004B2186">
            <w:pPr>
              <w:pStyle w:val="a5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例如：红包A有效期2018.1.1~2018.2.1 搜索</w:t>
            </w:r>
            <w:r w:rsidR="00112C4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框搜索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有效期范围2018.1.30~</w:t>
            </w:r>
            <w:r w:rsidR="000E495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2018.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</w:t>
            </w:r>
            <w:r w:rsidR="00C829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28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，则</w:t>
            </w:r>
            <w:r w:rsidR="00160FC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红包A可搜索到。</w:t>
            </w:r>
          </w:p>
          <w:p w14:paraId="285C184B" w14:textId="3ADE4369" w:rsidR="00A01E10" w:rsidRPr="00A01E10" w:rsidRDefault="00A01E10" w:rsidP="00A01E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FF2CAB" w:rsidRPr="00E91BB4" w14:paraId="1DCBE3F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70B8CAD" w14:textId="32365E58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1207608" w14:textId="2BAD9CC8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B8D5DB" w14:textId="34CCD2DC" w:rsidR="00FF2CAB" w:rsidRPr="00E9789A" w:rsidRDefault="00855C02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金额范围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F44A1D" w14:textId="42C9E565" w:rsidR="00FF2CAB" w:rsidRPr="00E91BB4" w:rsidRDefault="002C09AB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搜索红包金额在此金额范围区间内红包</w:t>
            </w:r>
          </w:p>
        </w:tc>
      </w:tr>
      <w:tr w:rsidR="00E43A1B" w:rsidRPr="00E91BB4" w14:paraId="26326C3C" w14:textId="77777777" w:rsidTr="00066E12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AB46E8" w14:textId="77777777" w:rsidR="00E43A1B" w:rsidRDefault="00E43A1B" w:rsidP="00E43A1B">
            <w:pPr>
              <w:jc w:val="center"/>
              <w:rPr>
                <w:rFonts w:ascii="宋体" w:hAnsi="宋体" w:cs="宋体"/>
                <w:b/>
                <w:kern w:val="0"/>
                <w:sz w:val="20"/>
                <w:szCs w:val="21"/>
              </w:rPr>
            </w:pPr>
            <w:r w:rsidRPr="008F3497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红包管理-列表</w:t>
            </w:r>
          </w:p>
          <w:p w14:paraId="56FF9636" w14:textId="2C862CE8" w:rsidR="004D0D78" w:rsidRPr="008F3497" w:rsidRDefault="004D0D78" w:rsidP="00E43A1B">
            <w:pPr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排序规则：以创建时间倒叙</w:t>
            </w:r>
          </w:p>
        </w:tc>
      </w:tr>
      <w:tr w:rsidR="00E43A1B" w:rsidRPr="00E91BB4" w14:paraId="1607FC9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A7AE5F5" w14:textId="77777777" w:rsidR="00E43A1B" w:rsidRPr="008B3FEB" w:rsidRDefault="00E43A1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D4956A" w14:textId="2C02F19A" w:rsidR="00E43A1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A2B35A" w14:textId="77777777" w:rsidR="00003743" w:rsidRDefault="00B72E2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3A8F98F6" w14:textId="77777777" w:rsidR="00003743" w:rsidRDefault="00003743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有链接，可点击</w:t>
            </w:r>
          </w:p>
          <w:p w14:paraId="2174B9D5" w14:textId="7DA656DE" w:rsidR="00F25FCE" w:rsidRPr="00E9789A" w:rsidRDefault="00F25FCE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打开方式：当前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页弹层</w:t>
            </w:r>
            <w:proofErr w:type="gramEnd"/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CA5D03" w14:textId="77777777" w:rsidR="00E43A1B" w:rsidRDefault="00AB19A8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红包属性，红包名称</w:t>
            </w:r>
          </w:p>
          <w:p w14:paraId="1609EE4F" w14:textId="0F2036B4" w:rsidR="00003743" w:rsidRPr="00E91BB4" w:rsidRDefault="00113395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点击“红包名称”，当前页面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“红包详情”</w:t>
            </w:r>
            <w:r w:rsidR="00E844A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见1.2.3-1</w:t>
            </w:r>
          </w:p>
        </w:tc>
      </w:tr>
      <w:tr w:rsidR="00FF2CAB" w:rsidRPr="00E91BB4" w14:paraId="34209C2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F58C18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0C36E2" w14:textId="51DF4E04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74C82" w14:textId="7E063EE7" w:rsidR="00FF2CAB" w:rsidRDefault="00B72E2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数字（格式显示为钱数格式）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A1F0C1E" w14:textId="1A973374" w:rsidR="00FF2CAB" w:rsidRPr="005C1393" w:rsidRDefault="00EE160D" w:rsidP="00EE160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红包属性，单个红包金额。</w:t>
            </w:r>
          </w:p>
        </w:tc>
      </w:tr>
      <w:tr w:rsidR="00FF2CAB" w:rsidRPr="00E91BB4" w14:paraId="3341E16B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213B2C0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BD5222" w14:textId="7EC0C851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AE5DB" w14:textId="77777777" w:rsidR="00FF2CAB" w:rsidRDefault="00913EA2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</w:t>
            </w:r>
          </w:p>
          <w:p w14:paraId="36CE5AAB" w14:textId="7FF1AF0D" w:rsidR="00250D91" w:rsidRDefault="00250D9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内容包括：起始日期~结束日期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792309" w14:textId="4F86FC17" w:rsidR="00FF2CAB" w:rsidRPr="00E91BB4" w:rsidRDefault="005B269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红包属性，起始日期~结束日期</w:t>
            </w:r>
          </w:p>
        </w:tc>
      </w:tr>
      <w:tr w:rsidR="00FF2CAB" w:rsidRPr="00E91BB4" w14:paraId="3CFA463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7194DA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680D8A" w14:textId="5EF9508A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黑体" w:eastAsia="黑体" w:hAnsi="黑体" w:hint="eastAsia"/>
                <w:color w:val="333333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26E6E3" w14:textId="77777777" w:rsidR="00FF2CAB" w:rsidRDefault="00CC2E9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EF4284A" w14:textId="1DB5CA32" w:rsidR="00CD5D1C" w:rsidRDefault="00CD5D1C" w:rsidP="00CD5D1C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</w:t>
            </w:r>
            <w:r>
              <w:rPr>
                <w:rFonts w:ascii="黑体" w:eastAsia="黑体" w:hAnsi="黑体" w:hint="eastAsia"/>
                <w:color w:val="333333"/>
                <w:szCs w:val="21"/>
              </w:rPr>
              <w:t>满*元可用/不限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BA9BDD" w14:textId="2BB7CE6D" w:rsidR="00FF2CAB" w:rsidRPr="00E91BB4" w:rsidRDefault="001B2D6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新建红包时所保存，红包属性。</w:t>
            </w:r>
          </w:p>
        </w:tc>
      </w:tr>
      <w:tr w:rsidR="00A96AA2" w:rsidRPr="00E91BB4" w14:paraId="3063B40F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056734" w14:textId="77777777" w:rsidR="00A96AA2" w:rsidRPr="008B3FEB" w:rsidRDefault="00A96AA2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550A7C" w14:textId="019A4448" w:rsidR="00A96AA2" w:rsidRDefault="00A96AA2" w:rsidP="00066E12">
            <w:pPr>
              <w:widowControl/>
              <w:jc w:val="left"/>
              <w:rPr>
                <w:rFonts w:ascii="黑体" w:eastAsia="黑体" w:hAnsi="黑体"/>
                <w:color w:val="333333"/>
              </w:rPr>
            </w:pPr>
            <w:r>
              <w:rPr>
                <w:rFonts w:ascii="黑体" w:eastAsia="黑体" w:hAnsi="黑体" w:hint="eastAsia"/>
                <w:color w:val="333333"/>
              </w:rPr>
              <w:t>是否已关联活动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D8CA4B" w14:textId="77777777" w:rsidR="00A96AA2" w:rsidRDefault="00EA367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98013A8" w14:textId="1EDE9FBD" w:rsidR="00EA3670" w:rsidRDefault="00EA367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内容为：是/否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70959C" w14:textId="5CEE55FB" w:rsidR="00A96AA2" w:rsidRDefault="00FE285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AB58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当活动关联此红包并</w:t>
            </w:r>
            <w:r w:rsidR="00EB72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  <w:r w:rsidR="00AB58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保存时，则标记该红包“是否已关联活动”为“是”。</w:t>
            </w:r>
          </w:p>
          <w:p w14:paraId="717F0159" w14:textId="1F896D95" w:rsidR="00320A13" w:rsidRPr="00320A13" w:rsidRDefault="00FE285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2、当此红包已关联至一个活动，则其他活动不可关联此红包。</w:t>
            </w:r>
          </w:p>
        </w:tc>
      </w:tr>
      <w:tr w:rsidR="00A96AA2" w:rsidRPr="00E91BB4" w14:paraId="02743E40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12927F5" w14:textId="77777777" w:rsidR="00A96AA2" w:rsidRPr="008B3FEB" w:rsidRDefault="00A96AA2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EEA6F0" w14:textId="25277ED4" w:rsidR="00A96AA2" w:rsidRDefault="00A96AA2" w:rsidP="00066E12">
            <w:pPr>
              <w:widowControl/>
              <w:jc w:val="left"/>
              <w:rPr>
                <w:rFonts w:ascii="黑体" w:eastAsia="黑体" w:hAnsi="黑体"/>
                <w:color w:val="333333"/>
              </w:rPr>
            </w:pPr>
            <w:r>
              <w:rPr>
                <w:rFonts w:ascii="黑体" w:eastAsia="黑体" w:hAnsi="黑体" w:hint="eastAsia"/>
                <w:color w:val="333333"/>
              </w:rPr>
              <w:t>创建时间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872339" w14:textId="64105438" w:rsidR="00A96AA2" w:rsidRDefault="00357702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5F19F9" w14:textId="3121C79C" w:rsidR="00A96AA2" w:rsidRPr="00E91BB4" w:rsidRDefault="00DA502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记录当前行活动的创建时间</w:t>
            </w:r>
          </w:p>
        </w:tc>
      </w:tr>
      <w:tr w:rsidR="00A96AA2" w:rsidRPr="00E91BB4" w14:paraId="27979D8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F7B21C" w14:textId="77777777" w:rsidR="00A96AA2" w:rsidRPr="008B3FEB" w:rsidRDefault="00A96AA2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78A2C2" w14:textId="773956EA" w:rsidR="00A96AA2" w:rsidRDefault="00A96AA2" w:rsidP="00066E12">
            <w:pPr>
              <w:widowControl/>
              <w:jc w:val="left"/>
              <w:rPr>
                <w:rFonts w:ascii="黑体" w:eastAsia="黑体" w:hAnsi="黑体"/>
                <w:color w:val="333333"/>
              </w:rPr>
            </w:pPr>
            <w:r>
              <w:rPr>
                <w:rFonts w:ascii="黑体" w:eastAsia="黑体" w:hAnsi="黑体" w:hint="eastAsia"/>
                <w:color w:val="333333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47ABF9" w14:textId="77777777" w:rsidR="003E3D80" w:rsidRDefault="00633568" w:rsidP="003E3D8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</w:t>
            </w:r>
            <w:r w:rsidR="003E3D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“编辑”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03FE45A1" w14:textId="2EC6FBC8" w:rsidR="002E4779" w:rsidRDefault="00C8464F" w:rsidP="003E3D8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按钮可点击</w:t>
            </w:r>
            <w:r w:rsidR="002E47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，打开产品</w:t>
            </w:r>
            <w:r w:rsidR="00401E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编辑页</w:t>
            </w:r>
          </w:p>
          <w:p w14:paraId="1708A400" w14:textId="0297716C" w:rsidR="00C8464F" w:rsidRDefault="002E4779" w:rsidP="00FF00D8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</w:t>
            </w:r>
            <w:r w:rsidR="00C8464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点击当前标签页打开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84BCC2" w14:textId="45A7BA9E" w:rsidR="00A96AA2" w:rsidRDefault="00D53C8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 w:rsidR="00BD4F4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</w:t>
            </w:r>
            <w:r w:rsidR="0011588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当“是否已关联活动”项为是时：</w:t>
            </w:r>
          </w:p>
          <w:p w14:paraId="63C9DFD3" w14:textId="77777777" w:rsidR="00115887" w:rsidRDefault="0011588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点击“编辑”按钮链接至“编辑红包_活动新增”页面见1.2.2-1</w:t>
            </w:r>
          </w:p>
          <w:p w14:paraId="15DC17F2" w14:textId="378F5B9B" w:rsidR="00D149AE" w:rsidRPr="00CA3F8B" w:rsidRDefault="00CA3F8B" w:rsidP="004B2186">
            <w:pPr>
              <w:pStyle w:val="a5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A3F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当“是否已关联活动”项为否</w:t>
            </w:r>
          </w:p>
          <w:p w14:paraId="25630184" w14:textId="75DB9F05" w:rsidR="00CA3F8B" w:rsidRDefault="00CA3F8B" w:rsidP="00CA3F8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</w:t>
            </w:r>
            <w:r w:rsidR="00D8646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：当活动状态为“新增”时，点击“编辑”按钮链接至“编辑红包_活动新增”</w:t>
            </w:r>
          </w:p>
          <w:p w14:paraId="41885E54" w14:textId="5AC9A791" w:rsidR="00CA3F8B" w:rsidRPr="00CA3F8B" w:rsidRDefault="00CA3F8B" w:rsidP="004253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：当活动状态为“</w:t>
            </w:r>
            <w:r w:rsidR="00FB04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启用/禁用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”时，点击“编辑”按钮链接至“编辑红包_</w:t>
            </w:r>
            <w:r w:rsidR="004253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活动已启用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 w:rsidR="00EA13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见页面1.2.2-2</w:t>
            </w:r>
          </w:p>
        </w:tc>
      </w:tr>
      <w:tr w:rsidR="00FF2CAB" w:rsidRPr="00E91BB4" w14:paraId="2C2714C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864E9D9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6C0E51" w14:textId="15E7437D" w:rsidR="00FF2CAB" w:rsidRDefault="004D2B1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C2766" w14:textId="0CF22191" w:rsidR="00FF2CAB" w:rsidRDefault="00EC4DCA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5E33577" w14:textId="0AC504AD" w:rsidR="00FF2CAB" w:rsidRDefault="006F2C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点击“导出”按钮，提示下载excel导出文件。</w:t>
            </w:r>
          </w:p>
          <w:p w14:paraId="5A273F36" w14:textId="490BFB8A" w:rsidR="006F2C0B" w:rsidRDefault="006F2C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导出文件内容</w:t>
            </w:r>
            <w:r w:rsidR="00AD057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包括</w:t>
            </w:r>
          </w:p>
          <w:p w14:paraId="3329778E" w14:textId="77777777" w:rsidR="001C7002" w:rsidRDefault="001C700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红包名称、红包金额、有效期、使用条件、是否已关联活动、创建时间</w:t>
            </w:r>
            <w:r w:rsidR="005D13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</w:p>
          <w:p w14:paraId="304041BF" w14:textId="304135F6" w:rsidR="00FC050B" w:rsidRPr="006F2C0B" w:rsidRDefault="00FC050B" w:rsidP="00203CB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导出文件名：</w:t>
            </w:r>
            <w:r w:rsidR="00203CB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“红包管理_”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+当前时间戳</w:t>
            </w:r>
            <w:r w:rsidR="00A920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,例如:红包管理_2018080917181818</w:t>
            </w:r>
          </w:p>
        </w:tc>
      </w:tr>
    </w:tbl>
    <w:p w14:paraId="6EBD33D7" w14:textId="16BAEDAE" w:rsidR="00E32A38" w:rsidRPr="00FF2CAB" w:rsidRDefault="00E32A38" w:rsidP="006548CC"/>
    <w:p w14:paraId="724B2821" w14:textId="6437760E" w:rsidR="00E32A38" w:rsidRDefault="00E32A38" w:rsidP="006548CC">
      <w:pPr>
        <w:rPr>
          <w:noProof/>
        </w:rPr>
      </w:pPr>
    </w:p>
    <w:p w14:paraId="4A98EF3D" w14:textId="236907FD" w:rsidR="00893BBE" w:rsidRDefault="00893BBE" w:rsidP="00893BBE">
      <w:pPr>
        <w:pStyle w:val="3"/>
        <w:numPr>
          <w:ilvl w:val="0"/>
          <w:numId w:val="0"/>
        </w:numPr>
        <w:ind w:left="425"/>
      </w:pPr>
      <w:bookmarkStart w:id="10" w:name="_Toc516220325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>
        <w:t>3</w:t>
      </w:r>
      <w:r w:rsidR="007935DC">
        <w:rPr>
          <w:rFonts w:hint="eastAsia"/>
        </w:rPr>
        <w:t>红包详情</w:t>
      </w:r>
      <w:bookmarkEnd w:id="10"/>
    </w:p>
    <w:p w14:paraId="2A474123" w14:textId="78D3095B" w:rsidR="00AE0C27" w:rsidRDefault="008B5B4F" w:rsidP="00B65E0F">
      <w:pPr>
        <w:jc w:val="center"/>
      </w:pPr>
      <w:r>
        <w:rPr>
          <w:noProof/>
        </w:rPr>
        <w:drawing>
          <wp:inline distT="0" distB="0" distL="0" distR="0" wp14:anchorId="531AE736" wp14:editId="4A24E5E6">
            <wp:extent cx="5486400" cy="42106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672" w14:textId="66403EA5" w:rsidR="001D1988" w:rsidRPr="001E7110" w:rsidRDefault="008B5B4F" w:rsidP="001E71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1.2.3-1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C0966" w:rsidRPr="00E91BB4" w14:paraId="7EFE326D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EE70BC" w14:textId="77777777" w:rsidR="00BC0966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7A474" w14:textId="77777777" w:rsidR="00BC0966" w:rsidRPr="00E91BB4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1CCCE8" w14:textId="77777777" w:rsidR="00BC0966" w:rsidRPr="00E91BB4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EDC729" w14:textId="77777777" w:rsidR="00BC0966" w:rsidRPr="00E91BB4" w:rsidRDefault="00BC0966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C0966" w:rsidRPr="00E91BB4" w14:paraId="7EA93D9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00FD29" w14:textId="77777777" w:rsidR="00BC0966" w:rsidRPr="008B3FEB" w:rsidRDefault="00BC0966" w:rsidP="00DB6B4C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FCCB43" w14:textId="0E72E6EB" w:rsidR="00BC0966" w:rsidRPr="00E91BB4" w:rsidRDefault="005669E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D59538" w14:textId="7FD30F79" w:rsidR="00BC0966" w:rsidRPr="00707154" w:rsidRDefault="005669E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CA72F6" w14:textId="6D0B0127" w:rsidR="00BC0966" w:rsidRPr="00E91BB4" w:rsidRDefault="00BC096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C0966" w:rsidRPr="00E91BB4" w14:paraId="655406D3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DAD2F10" w14:textId="77777777" w:rsidR="00BC0966" w:rsidRPr="00B37BDA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344DE" w14:textId="07FA61BD" w:rsidR="00BC0966" w:rsidRDefault="005513B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</w:t>
            </w:r>
            <w:r w:rsidR="005669E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4BAB8E" w14:textId="5F0598C1" w:rsidR="00BC0966" w:rsidRDefault="005669E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1012E25" w14:textId="7C85DC67" w:rsidR="00BC0966" w:rsidRPr="00E91BB4" w:rsidRDefault="001B5A1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注意显示单个红包金额单位“元”</w:t>
            </w:r>
          </w:p>
        </w:tc>
      </w:tr>
      <w:tr w:rsidR="002F1288" w:rsidRPr="00E91BB4" w14:paraId="7278DEB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689CC2D" w14:textId="77777777" w:rsidR="002F1288" w:rsidRPr="00B37BDA" w:rsidRDefault="002F1288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6A95FD" w14:textId="618ED9ED" w:rsidR="002F1288" w:rsidRDefault="002F1288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08FB3A" w14:textId="3188380F" w:rsidR="002F1288" w:rsidRDefault="002F128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9AC4B3" w14:textId="3700308E" w:rsidR="002F1288" w:rsidRDefault="00DC1D1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红包总数量，单位“个”</w:t>
            </w:r>
          </w:p>
        </w:tc>
      </w:tr>
      <w:tr w:rsidR="00BC0966" w:rsidRPr="00E91BB4" w14:paraId="0E24BD3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396AE22" w14:textId="77777777" w:rsidR="00BC0966" w:rsidRPr="008B3FEB" w:rsidRDefault="00BC0966" w:rsidP="00DB6B4C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A33442" w14:textId="0DD0D337" w:rsidR="00BC0966" w:rsidRPr="005513B3" w:rsidRDefault="005513B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E3A81C" w14:textId="77777777" w:rsidR="00BC0966" w:rsidRDefault="005513B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E187CA6" w14:textId="2D096398" w:rsidR="00133403" w:rsidRDefault="0013340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显示大写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A0F941" w14:textId="00D3B74F" w:rsidR="00FC24A8" w:rsidRDefault="00FC24A8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红包总金额=单个红包金额*红包总数量</w:t>
            </w:r>
          </w:p>
          <w:p w14:paraId="63F29BF2" w14:textId="77777777" w:rsidR="00BC0966" w:rsidRDefault="0013340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单位“元”</w:t>
            </w:r>
          </w:p>
          <w:p w14:paraId="6C72E0BE" w14:textId="4675E52B" w:rsidR="00133403" w:rsidRPr="00E91BB4" w:rsidRDefault="0013340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需显示</w:t>
            </w:r>
            <w:r w:rsidR="005B7A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相应大写</w:t>
            </w:r>
          </w:p>
        </w:tc>
      </w:tr>
      <w:tr w:rsidR="00BC0966" w:rsidRPr="00E91BB4" w14:paraId="733A35C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27B4830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8D1A2D" w14:textId="7D22E0C0" w:rsidR="00BC0966" w:rsidRPr="00B81132" w:rsidRDefault="00B8113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61A940" w14:textId="3E151FBC" w:rsidR="00BC0966" w:rsidRPr="002756E7" w:rsidRDefault="00B81132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B1F6F5" w14:textId="3BA1A280" w:rsidR="00BC0966" w:rsidRDefault="006523A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1、当红包有效期为区间1时，展示为：起始日期~结束日期</w:t>
            </w:r>
          </w:p>
          <w:p w14:paraId="575501FD" w14:textId="7269595E" w:rsidR="006523A6" w:rsidRPr="006523A6" w:rsidRDefault="006523A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2、当红包有效期为区间2时，展示为</w:t>
            </w:r>
            <w:proofErr w:type="gramStart"/>
            <w:r w:rsidR="00813AF4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”</w:t>
            </w:r>
            <w:proofErr w:type="gramEnd"/>
            <w:r w:rsidR="009D31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进入出借人账户后*天内有效</w:t>
            </w:r>
            <w:proofErr w:type="gramStart"/>
            <w:r w:rsidR="00813AF4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”</w:t>
            </w:r>
            <w:proofErr w:type="gramEnd"/>
          </w:p>
        </w:tc>
      </w:tr>
      <w:tr w:rsidR="00BC0966" w:rsidRPr="00E91BB4" w14:paraId="384AC76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2EF315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303EF9" w14:textId="73515051" w:rsidR="00BC0966" w:rsidRPr="00EE5CDC" w:rsidRDefault="00EE5CD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CC833" w14:textId="5207005E" w:rsidR="00BC0966" w:rsidRPr="00E9789A" w:rsidRDefault="00EE5CDC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文本“指定产品列表”，可点击，点击弹出显示指定产品列表详情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C91C2D" w14:textId="58F81F24" w:rsidR="00BC0966" w:rsidRPr="001E385D" w:rsidRDefault="001E385D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点击链接，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已指定产品列表。</w:t>
            </w:r>
          </w:p>
        </w:tc>
      </w:tr>
      <w:tr w:rsidR="00BC0966" w:rsidRPr="00E91BB4" w14:paraId="4DAD058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A4A0941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51F6C0" w14:textId="4B741ABA" w:rsidR="00BC0966" w:rsidRDefault="0091008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3F2109" w14:textId="08E83B80" w:rsidR="00BC0966" w:rsidRPr="00E9789A" w:rsidRDefault="00B30CC4" w:rsidP="00563856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文本：“满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*</w:t>
            </w:r>
            <w:r w:rsidR="00563856">
              <w:rPr>
                <w:rFonts w:ascii="Arial" w:hAnsi="Arial" w:cs="Arial" w:hint="eastAsia"/>
                <w:color w:val="333333"/>
                <w:sz w:val="20"/>
                <w:szCs w:val="20"/>
              </w:rPr>
              <w:t>（元）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可用”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17F8B4" w14:textId="0882DEFC" w:rsidR="00BC0966" w:rsidRPr="00076574" w:rsidRDefault="00076574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*为动态读取内容。</w:t>
            </w:r>
          </w:p>
        </w:tc>
      </w:tr>
      <w:tr w:rsidR="00BC0966" w:rsidRPr="00E91BB4" w14:paraId="67F343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B9FAB7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D3FCD2" w14:textId="6B316424" w:rsidR="00BC0966" w:rsidRDefault="004D44A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96E2EE" w14:textId="60DB984F" w:rsidR="00BC0966" w:rsidRDefault="004D44AD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8C7863" w14:textId="1D93086F" w:rsidR="00BC0966" w:rsidRPr="005C1393" w:rsidRDefault="00BC096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C0966" w:rsidRPr="00E91BB4" w14:paraId="2F7581DB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6163A7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38F482" w14:textId="61288791" w:rsidR="00BC0966" w:rsidRDefault="00917FD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红包使用情况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FC6DDA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61C7FD1" w14:textId="77777777" w:rsidR="005D3F36" w:rsidRDefault="005D3F36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</w:t>
            </w:r>
            <w:r w:rsidR="002376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包括：</w:t>
            </w:r>
          </w:p>
          <w:p w14:paraId="56A4BAF5" w14:textId="6E607281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</w:t>
            </w:r>
          </w:p>
          <w:p w14:paraId="55E3D0C0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剩余红包总数</w:t>
            </w:r>
          </w:p>
          <w:p w14:paraId="3A0B0CFF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已使用总金额</w:t>
            </w:r>
          </w:p>
          <w:p w14:paraId="6F068F5F" w14:textId="3E132752" w:rsidR="002376E1" w:rsidRP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剩余总金额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EFA693" w14:textId="751D87FB" w:rsidR="005D3F36" w:rsidRDefault="005D3F36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</w:t>
            </w:r>
            <w:r w:rsidR="00CA76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:支付单已扣减红包，则标记为“已使用”。</w:t>
            </w:r>
            <w:r w:rsidR="00AA4A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此项统计该红包已累计使用</w:t>
            </w:r>
            <w:r w:rsidR="00F3243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个数</w:t>
            </w:r>
            <w:r w:rsidR="00AA4A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28D6493E" w14:textId="6C9B362D" w:rsidR="005D3F36" w:rsidRDefault="00942219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剩余红包总数= </w:t>
            </w:r>
            <w:r w:rsidR="007D6B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红包总数量-已使用红包总数</w:t>
            </w:r>
          </w:p>
          <w:p w14:paraId="3FC4A278" w14:textId="05790851" w:rsidR="005D3F36" w:rsidRDefault="005D3F36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已使用总金额</w:t>
            </w:r>
            <w:r w:rsidR="0050390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</w:t>
            </w:r>
            <w:r w:rsidR="00D042E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已使用红包总数*单个红包金额</w:t>
            </w:r>
          </w:p>
          <w:p w14:paraId="69B7138A" w14:textId="3F0B7691" w:rsidR="00BC0966" w:rsidRPr="00E91BB4" w:rsidRDefault="005D3F36" w:rsidP="0050390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剩余总金额</w:t>
            </w:r>
            <w:r w:rsidR="0050390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</w:t>
            </w:r>
            <w:r w:rsidR="000147F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剩余红包总数*单个红包总金额</w:t>
            </w:r>
          </w:p>
        </w:tc>
      </w:tr>
      <w:tr w:rsidR="00BC0966" w:rsidRPr="00E91BB4" w14:paraId="77B1CDC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03778A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0DBFD4" w14:textId="44DE5117" w:rsidR="00BC0966" w:rsidRDefault="00A206F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CE17F9" w14:textId="6F4AFD8B" w:rsidR="00BC0966" w:rsidRDefault="007765B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7A80F3" w14:textId="73E7EC8A" w:rsidR="00BC0966" w:rsidRPr="00E91BB4" w:rsidRDefault="007907C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红包创建时间</w:t>
            </w:r>
          </w:p>
        </w:tc>
      </w:tr>
    </w:tbl>
    <w:p w14:paraId="333E9F2D" w14:textId="77777777" w:rsidR="00AE0C27" w:rsidRPr="00AE0C27" w:rsidRDefault="00AE0C27" w:rsidP="00AE0C27"/>
    <w:p w14:paraId="6DFCEB48" w14:textId="4447F862" w:rsidR="00157284" w:rsidRPr="00BA5E5E" w:rsidRDefault="009F560B" w:rsidP="00BA5E5E">
      <w:pPr>
        <w:pStyle w:val="2"/>
        <w:numPr>
          <w:ilvl w:val="0"/>
          <w:numId w:val="0"/>
        </w:numPr>
      </w:pPr>
      <w:bookmarkStart w:id="11" w:name="_Toc516220326"/>
      <w:r>
        <w:t>1.3</w:t>
      </w:r>
      <w:r w:rsidR="00336C14">
        <w:t xml:space="preserve"> </w:t>
      </w:r>
      <w:r w:rsidR="004055F1">
        <w:rPr>
          <w:rFonts w:hint="eastAsia"/>
        </w:rPr>
        <w:t>常规</w:t>
      </w:r>
      <w:r w:rsidR="00D7023A">
        <w:rPr>
          <w:rFonts w:hint="eastAsia"/>
        </w:rPr>
        <w:t>活动管理</w:t>
      </w:r>
      <w:bookmarkEnd w:id="11"/>
    </w:p>
    <w:p w14:paraId="4F569D59" w14:textId="390799C4" w:rsidR="008B471C" w:rsidRDefault="008B471C" w:rsidP="0012038F">
      <w:pPr>
        <w:pStyle w:val="3"/>
        <w:numPr>
          <w:ilvl w:val="0"/>
          <w:numId w:val="0"/>
        </w:numPr>
        <w:ind w:left="425"/>
      </w:pPr>
      <w:bookmarkStart w:id="12" w:name="_Toc516220327"/>
      <w:r>
        <w:t>1.3.</w:t>
      </w:r>
      <w:r w:rsidR="006B707C">
        <w:t>1</w:t>
      </w:r>
      <w:r w:rsidR="00526A40">
        <w:rPr>
          <w:rFonts w:hint="eastAsia"/>
        </w:rPr>
        <w:t>新建活动</w:t>
      </w:r>
      <w:bookmarkEnd w:id="12"/>
    </w:p>
    <w:p w14:paraId="7793C521" w14:textId="704EA996" w:rsidR="001C18DC" w:rsidRDefault="001C18DC" w:rsidP="001C18DC">
      <w:r>
        <w:rPr>
          <w:rFonts w:hint="eastAsia"/>
        </w:rPr>
        <w:tab/>
      </w:r>
      <w:r>
        <w:rPr>
          <w:rFonts w:hint="eastAsia"/>
        </w:rPr>
        <w:t>新建活动包括：</w:t>
      </w:r>
      <w:r>
        <w:rPr>
          <w:rFonts w:hint="eastAsia"/>
        </w:rPr>
        <w:t>1</w:t>
      </w:r>
      <w:r>
        <w:rPr>
          <w:rFonts w:hint="eastAsia"/>
        </w:rPr>
        <w:t>、基本信息</w:t>
      </w:r>
      <w:r>
        <w:rPr>
          <w:rFonts w:hint="eastAsia"/>
        </w:rPr>
        <w:t>2</w:t>
      </w:r>
      <w:r>
        <w:rPr>
          <w:rFonts w:hint="eastAsia"/>
        </w:rPr>
        <w:t>、参与对象</w:t>
      </w:r>
      <w:r>
        <w:rPr>
          <w:rFonts w:hint="eastAsia"/>
        </w:rPr>
        <w:t>3</w:t>
      </w:r>
      <w:r>
        <w:rPr>
          <w:rFonts w:hint="eastAsia"/>
        </w:rPr>
        <w:t>、关联红包</w:t>
      </w:r>
      <w:r w:rsidR="00F01186">
        <w:rPr>
          <w:rFonts w:hint="eastAsia"/>
        </w:rPr>
        <w:t xml:space="preserve"> </w:t>
      </w:r>
      <w:r>
        <w:rPr>
          <w:rFonts w:hint="eastAsia"/>
        </w:rPr>
        <w:t>三部分。</w:t>
      </w:r>
    </w:p>
    <w:p w14:paraId="1D81B761" w14:textId="77777777" w:rsidR="00490984" w:rsidRDefault="00490984" w:rsidP="00A65300">
      <w:pPr>
        <w:ind w:firstLine="420"/>
      </w:pPr>
      <w:r>
        <w:rPr>
          <w:rFonts w:hint="eastAsia"/>
        </w:rPr>
        <w:t>活动方式：</w:t>
      </w:r>
    </w:p>
    <w:p w14:paraId="1464D025" w14:textId="77777777" w:rsidR="00490984" w:rsidRDefault="00490984" w:rsidP="00A653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、发红包至理财经理店铺</w:t>
      </w:r>
    </w:p>
    <w:p w14:paraId="7A91CEFD" w14:textId="77777777" w:rsidR="00490984" w:rsidRDefault="00490984" w:rsidP="00A653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、理财经理抢红包</w:t>
      </w:r>
    </w:p>
    <w:p w14:paraId="1DC4AF31" w14:textId="45B46F0B" w:rsidR="00490984" w:rsidRPr="00932E3E" w:rsidRDefault="00490984" w:rsidP="00932E3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、发红包至出借人</w:t>
      </w:r>
    </w:p>
    <w:p w14:paraId="752010CA" w14:textId="7D3FC5B8" w:rsidR="002B1B3C" w:rsidRPr="00D84FDC" w:rsidRDefault="009D56F9" w:rsidP="00D84FDC">
      <w:pPr>
        <w:ind w:firstLine="420"/>
      </w:pPr>
      <w:r>
        <w:rPr>
          <w:rFonts w:hint="eastAsia"/>
        </w:rPr>
        <w:t>根据活动方式不同，参与对象</w:t>
      </w:r>
      <w:r w:rsidR="002B1B3C">
        <w:rPr>
          <w:rFonts w:hint="eastAsia"/>
        </w:rPr>
        <w:t>、关联红包均有不同，故参与对象与关联红包部分</w:t>
      </w:r>
      <w:r w:rsidR="00F733ED">
        <w:rPr>
          <w:rFonts w:hint="eastAsia"/>
        </w:rPr>
        <w:t>，</w:t>
      </w:r>
      <w:r w:rsidR="002B1B3C">
        <w:rPr>
          <w:rFonts w:hint="eastAsia"/>
        </w:rPr>
        <w:t>分别根据</w:t>
      </w:r>
      <w:r w:rsidR="00F76970">
        <w:rPr>
          <w:rFonts w:hint="eastAsia"/>
        </w:rPr>
        <w:t>活动</w:t>
      </w:r>
      <w:r w:rsidR="002B1B3C">
        <w:rPr>
          <w:rFonts w:hint="eastAsia"/>
        </w:rPr>
        <w:t>方式不同做以说明</w:t>
      </w:r>
      <w:r w:rsidR="00207B02">
        <w:rPr>
          <w:rFonts w:hint="eastAsia"/>
        </w:rPr>
        <w:t>。</w:t>
      </w:r>
    </w:p>
    <w:p w14:paraId="1FDE88B7" w14:textId="5765DFE8" w:rsidR="005470E1" w:rsidRDefault="001A7476" w:rsidP="001A7476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lastRenderedPageBreak/>
        <w:t>1.3.1.1</w:t>
      </w:r>
      <w:r w:rsidR="0039057A">
        <w:rPr>
          <w:rFonts w:hint="eastAsia"/>
        </w:rPr>
        <w:t>基本信息</w:t>
      </w:r>
    </w:p>
    <w:p w14:paraId="3177CE68" w14:textId="67C215B8" w:rsidR="00C635E4" w:rsidRDefault="00C635E4" w:rsidP="0092254F">
      <w:pPr>
        <w:jc w:val="center"/>
      </w:pPr>
      <w:r>
        <w:rPr>
          <w:noProof/>
        </w:rPr>
        <w:drawing>
          <wp:inline distT="0" distB="0" distL="0" distR="0" wp14:anchorId="1BC81122" wp14:editId="6545FE4C">
            <wp:extent cx="5486400" cy="9969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E251" w14:textId="6A93F4A6" w:rsidR="0092254F" w:rsidRPr="00C635E4" w:rsidRDefault="0092254F" w:rsidP="009225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1.3.1.1-1</w:t>
      </w:r>
    </w:p>
    <w:p w14:paraId="74F91854" w14:textId="7CD179B1" w:rsidR="001B4AC4" w:rsidRDefault="006A4C00" w:rsidP="00740F0B">
      <w:pPr>
        <w:jc w:val="center"/>
      </w:pPr>
      <w:r>
        <w:rPr>
          <w:noProof/>
        </w:rPr>
        <w:drawing>
          <wp:inline distT="0" distB="0" distL="0" distR="0" wp14:anchorId="0B36877F" wp14:editId="45F8C0EB">
            <wp:extent cx="5486400" cy="29991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FC7" w14:textId="09048859" w:rsidR="006A4C00" w:rsidRDefault="006A4C00" w:rsidP="00882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1.3.1.1-</w:t>
      </w:r>
      <w:r w:rsidR="0092254F">
        <w:rPr>
          <w:rFonts w:hint="eastAsia"/>
        </w:rPr>
        <w:t>2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C929BA" w:rsidRPr="00E91BB4" w14:paraId="7B9876EE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BD8A6B" w14:textId="77777777" w:rsidR="00C929BA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3EE76" w14:textId="77777777" w:rsidR="00C929BA" w:rsidRPr="00E91BB4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FD234" w14:textId="77777777" w:rsidR="00C929BA" w:rsidRPr="00E91BB4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FC43E" w14:textId="77777777" w:rsidR="00C929BA" w:rsidRPr="00E91BB4" w:rsidRDefault="00C929BA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929BA" w:rsidRPr="00E91BB4" w14:paraId="4367D88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31784C5" w14:textId="77777777" w:rsidR="00C929BA" w:rsidRPr="008B3FEB" w:rsidRDefault="00C929BA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4D3A3A" w14:textId="2260E174" w:rsidR="00C929BA" w:rsidRPr="00E91BB4" w:rsidRDefault="00740F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下一步：配置参与对象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BFB9E9" w14:textId="44F79CCF" w:rsidR="005076A5" w:rsidRPr="00707154" w:rsidRDefault="001A32F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16E0F8" w14:textId="77777777" w:rsidR="00C929BA" w:rsidRDefault="008057F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点击“下一步：配置参与对象”按钮</w:t>
            </w:r>
          </w:p>
          <w:p w14:paraId="2C7943BF" w14:textId="77777777" w:rsidR="00C327A3" w:rsidRDefault="008057F3" w:rsidP="004B2186">
            <w:pPr>
              <w:pStyle w:val="a5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327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保存当前页输入内容至数据库</w:t>
            </w:r>
          </w:p>
          <w:p w14:paraId="0EB23F4A" w14:textId="37A40067" w:rsidR="00C327A3" w:rsidRDefault="00C327A3" w:rsidP="004B2186">
            <w:pPr>
              <w:pStyle w:val="a5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活动状态默认为“新增”。</w:t>
            </w:r>
          </w:p>
          <w:p w14:paraId="4E1B0767" w14:textId="4328C8F5" w:rsidR="00B07BD9" w:rsidRPr="00C327A3" w:rsidRDefault="005051E6" w:rsidP="004B2186">
            <w:pPr>
              <w:pStyle w:val="a5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327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根据“活动方式”不同，跳转至不同页面</w:t>
            </w:r>
          </w:p>
          <w:p w14:paraId="74BBC656" w14:textId="1FCAEF5F" w:rsidR="00E00B0E" w:rsidRPr="00A33032" w:rsidRDefault="006B39ED" w:rsidP="00A33032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A</w:t>
            </w:r>
            <w:r w:rsidR="00E00B0E" w:rsidRPr="00A33032">
              <w:rPr>
                <w:rFonts w:hint="eastAsia"/>
                <w:sz w:val="20"/>
                <w:szCs w:val="20"/>
              </w:rPr>
              <w:t>、发红包至理财经理店铺</w:t>
            </w:r>
            <w:r w:rsidR="00EE62FC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EE62FC" w:rsidRPr="00A33032">
              <w:rPr>
                <w:rFonts w:hint="eastAsia"/>
                <w:sz w:val="20"/>
                <w:szCs w:val="20"/>
              </w:rPr>
              <w:t>_</w:t>
            </w:r>
            <w:r w:rsidR="00EE62FC" w:rsidRPr="00A33032">
              <w:rPr>
                <w:rFonts w:hint="eastAsia"/>
                <w:sz w:val="20"/>
                <w:szCs w:val="20"/>
              </w:rPr>
              <w:t>参与对象</w:t>
            </w:r>
            <w:r w:rsidR="00EE62FC" w:rsidRPr="00A33032">
              <w:rPr>
                <w:rFonts w:hint="eastAsia"/>
                <w:sz w:val="20"/>
                <w:szCs w:val="20"/>
              </w:rPr>
              <w:t>_</w:t>
            </w:r>
            <w:r w:rsidR="00EE62FC" w:rsidRPr="00A33032">
              <w:rPr>
                <w:rFonts w:hint="eastAsia"/>
                <w:sz w:val="20"/>
                <w:szCs w:val="20"/>
              </w:rPr>
              <w:t>理财经理”</w:t>
            </w:r>
            <w:r w:rsidR="00BF7D15" w:rsidRPr="00A33032">
              <w:rPr>
                <w:rFonts w:hint="eastAsia"/>
                <w:sz w:val="20"/>
                <w:szCs w:val="20"/>
              </w:rPr>
              <w:t>页面</w:t>
            </w:r>
            <w:r w:rsidR="003000E4" w:rsidRPr="00A33032">
              <w:rPr>
                <w:rFonts w:hint="eastAsia"/>
                <w:sz w:val="20"/>
                <w:szCs w:val="20"/>
              </w:rPr>
              <w:t xml:space="preserve"> </w:t>
            </w:r>
            <w:r w:rsidR="003000E4" w:rsidRPr="00A33032">
              <w:rPr>
                <w:rFonts w:hint="eastAsia"/>
                <w:sz w:val="20"/>
                <w:szCs w:val="20"/>
              </w:rPr>
              <w:t>见图</w:t>
            </w:r>
            <w:r w:rsidR="003000E4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62B4CEF8" w14:textId="4BD404DA" w:rsidR="00E00B0E" w:rsidRPr="00A33032" w:rsidRDefault="006B39ED" w:rsidP="00A33032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B</w:t>
            </w:r>
            <w:r w:rsidR="00E00B0E" w:rsidRPr="00A33032">
              <w:rPr>
                <w:rFonts w:hint="eastAsia"/>
                <w:sz w:val="20"/>
                <w:szCs w:val="20"/>
              </w:rPr>
              <w:t>、理财经理抢红包</w:t>
            </w:r>
            <w:r w:rsidR="00D61051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D61051" w:rsidRPr="00A33032">
              <w:rPr>
                <w:rFonts w:hint="eastAsia"/>
                <w:sz w:val="20"/>
                <w:szCs w:val="20"/>
              </w:rPr>
              <w:t>_</w:t>
            </w:r>
            <w:r w:rsidR="00D61051" w:rsidRPr="00A33032">
              <w:rPr>
                <w:rFonts w:hint="eastAsia"/>
                <w:sz w:val="20"/>
                <w:szCs w:val="20"/>
              </w:rPr>
              <w:t>参与对象</w:t>
            </w:r>
            <w:r w:rsidR="00D61051" w:rsidRPr="00A33032">
              <w:rPr>
                <w:rFonts w:hint="eastAsia"/>
                <w:sz w:val="20"/>
                <w:szCs w:val="20"/>
              </w:rPr>
              <w:t>_</w:t>
            </w:r>
            <w:r w:rsidR="00D61051" w:rsidRPr="00A33032">
              <w:rPr>
                <w:rFonts w:hint="eastAsia"/>
                <w:sz w:val="20"/>
                <w:szCs w:val="20"/>
              </w:rPr>
              <w:t>理财经理</w:t>
            </w:r>
            <w:r w:rsidR="004260F6" w:rsidRPr="00A33032">
              <w:rPr>
                <w:sz w:val="20"/>
                <w:szCs w:val="20"/>
              </w:rPr>
              <w:t>”</w:t>
            </w:r>
            <w:r w:rsidR="003000E4" w:rsidRPr="00A33032">
              <w:rPr>
                <w:rFonts w:hint="eastAsia"/>
                <w:sz w:val="20"/>
                <w:szCs w:val="20"/>
              </w:rPr>
              <w:t xml:space="preserve"> </w:t>
            </w:r>
            <w:r w:rsidR="00A641FC" w:rsidRPr="00A33032">
              <w:rPr>
                <w:rFonts w:hint="eastAsia"/>
                <w:sz w:val="20"/>
                <w:szCs w:val="20"/>
              </w:rPr>
              <w:t>页面</w:t>
            </w:r>
            <w:r w:rsidR="003000E4" w:rsidRPr="00A33032">
              <w:rPr>
                <w:rFonts w:hint="eastAsia"/>
                <w:sz w:val="20"/>
                <w:szCs w:val="20"/>
              </w:rPr>
              <w:t>见图</w:t>
            </w:r>
            <w:r w:rsidR="003000E4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4559D4A7" w14:textId="77777777" w:rsidR="00796BC9" w:rsidRDefault="006B39ED" w:rsidP="00054226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C</w:t>
            </w:r>
            <w:r w:rsidR="00E00B0E" w:rsidRPr="00A33032">
              <w:rPr>
                <w:rFonts w:hint="eastAsia"/>
                <w:sz w:val="20"/>
                <w:szCs w:val="20"/>
              </w:rPr>
              <w:t>、发红包至出借人</w:t>
            </w:r>
            <w:r w:rsidR="002F700A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2F700A" w:rsidRPr="00A33032">
              <w:rPr>
                <w:rFonts w:hint="eastAsia"/>
                <w:sz w:val="20"/>
                <w:szCs w:val="20"/>
              </w:rPr>
              <w:t>_</w:t>
            </w:r>
            <w:r w:rsidR="002F700A" w:rsidRPr="00A33032">
              <w:rPr>
                <w:rFonts w:hint="eastAsia"/>
                <w:sz w:val="20"/>
                <w:szCs w:val="20"/>
              </w:rPr>
              <w:t>参与对象</w:t>
            </w:r>
            <w:r w:rsidR="002F700A" w:rsidRPr="00A33032">
              <w:rPr>
                <w:rFonts w:hint="eastAsia"/>
                <w:sz w:val="20"/>
                <w:szCs w:val="20"/>
              </w:rPr>
              <w:t>_</w:t>
            </w:r>
            <w:r w:rsidR="008700B3" w:rsidRPr="00A33032">
              <w:rPr>
                <w:rFonts w:hint="eastAsia"/>
                <w:sz w:val="20"/>
                <w:szCs w:val="20"/>
              </w:rPr>
              <w:t>出借人</w:t>
            </w:r>
            <w:r w:rsidR="004260F6" w:rsidRPr="00A33032">
              <w:rPr>
                <w:sz w:val="20"/>
                <w:szCs w:val="20"/>
              </w:rPr>
              <w:t>”</w:t>
            </w:r>
            <w:r w:rsidR="00586217" w:rsidRPr="00A33032">
              <w:rPr>
                <w:rFonts w:hint="eastAsia"/>
                <w:sz w:val="20"/>
                <w:szCs w:val="20"/>
              </w:rPr>
              <w:t>页面</w:t>
            </w:r>
            <w:r w:rsidR="00BD2E20" w:rsidRPr="00A33032">
              <w:rPr>
                <w:rFonts w:hint="eastAsia"/>
                <w:sz w:val="20"/>
                <w:szCs w:val="20"/>
              </w:rPr>
              <w:t>见图</w:t>
            </w:r>
            <w:r w:rsidR="004260F6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6CB0F0F1" w14:textId="77777777" w:rsidR="002A2F11" w:rsidRDefault="002A2F11" w:rsidP="002A2F11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填写则提交失败：提示文案“请输入+相应未填写项标题”；</w:t>
            </w:r>
          </w:p>
          <w:p w14:paraId="474BD644" w14:textId="6C21153F" w:rsidR="002A2F11" w:rsidRPr="00054226" w:rsidRDefault="002A2F11" w:rsidP="002A2F11">
            <w:pPr>
              <w:rPr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例如“请输入</w:t>
            </w:r>
            <w:r w:rsidR="00844B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！”。</w:t>
            </w:r>
            <w:r w:rsidR="004E57B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且页面不跳转，页面已输入内容不</w:t>
            </w:r>
            <w:r w:rsidR="003954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不清空</w:t>
            </w:r>
            <w:r w:rsidR="00881DD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C929BA" w:rsidRPr="00E91BB4" w14:paraId="55B8D50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E992A0" w14:textId="77777777" w:rsidR="00C929BA" w:rsidRPr="00B37BDA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AABBB8" w14:textId="5A02B22E" w:rsidR="00C929BA" w:rsidRDefault="00B5136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F07982" w14:textId="66A2EB20" w:rsidR="00C929BA" w:rsidRDefault="001A32F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14C1F6" w14:textId="77777777" w:rsidR="00C929BA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</w:t>
            </w:r>
          </w:p>
          <w:p w14:paraId="1CA460F1" w14:textId="77777777" w:rsidR="00172956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不保存当前页输入数据</w:t>
            </w:r>
          </w:p>
          <w:p w14:paraId="4C723DC7" w14:textId="3507319B" w:rsidR="00172956" w:rsidRPr="00172956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页面跳转至“活动列表”</w:t>
            </w:r>
            <w:r w:rsidR="00E30EC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见1.3.2.1-1</w:t>
            </w:r>
          </w:p>
        </w:tc>
      </w:tr>
      <w:tr w:rsidR="00C929BA" w:rsidRPr="00E91BB4" w14:paraId="2CB3FA9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D26B27" w14:textId="77777777" w:rsidR="00C929BA" w:rsidRPr="00B37BDA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6594AD" w14:textId="09CA592B" w:rsidR="00C929BA" w:rsidRDefault="00A019B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B9A1C8" w14:textId="24D506F5" w:rsidR="00C929BA" w:rsidRDefault="00100B3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下拉列表框</w:t>
            </w:r>
            <w:r w:rsidR="00CA28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：发红包至理财经理店铺、理财经理抢红包、发红包至出借人</w:t>
            </w:r>
          </w:p>
          <w:p w14:paraId="2E337E30" w14:textId="77777777" w:rsidR="00A64709" w:rsidRDefault="00A64709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2905A510" w14:textId="61E3B1BD" w:rsidR="00CA28D5" w:rsidRDefault="00CA28D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</w:t>
            </w:r>
            <w:r w:rsidR="0056629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发红包至理财经理店铺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9A2616" w14:textId="39435381" w:rsidR="00C929BA" w:rsidRDefault="00AA41C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活动方式不同，参与对象，关联红包，红包部署方式等均不同。</w:t>
            </w:r>
          </w:p>
        </w:tc>
      </w:tr>
      <w:tr w:rsidR="00C929BA" w:rsidRPr="00E91BB4" w14:paraId="01A89F5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A0B86A" w14:textId="77777777" w:rsidR="00C929BA" w:rsidRPr="008B3FEB" w:rsidRDefault="00C929BA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CF7A46" w14:textId="430E67DE" w:rsidR="00C929BA" w:rsidRPr="005513B3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93078E" w14:textId="77777777" w:rsidR="00C929BA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5F923CA" w14:textId="77777777" w:rsidR="0096352F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3804C9CE" w14:textId="460C6415" w:rsidR="0096352F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默认文案“请输入活动名称”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F4B3F4" w14:textId="4F0C5E80" w:rsidR="00C929BA" w:rsidRPr="00E91BB4" w:rsidRDefault="00BF60C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活动简称，运营输入。</w:t>
            </w:r>
          </w:p>
        </w:tc>
      </w:tr>
      <w:tr w:rsidR="00C929BA" w:rsidRPr="00E91BB4" w14:paraId="28FE9DB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CF57E49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FA7A68" w14:textId="76D9191E" w:rsidR="00C929BA" w:rsidRPr="00B81132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5E38B2" w14:textId="77777777" w:rsidR="00C929BA" w:rsidRDefault="00C3507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  <w:p w14:paraId="56F8C89D" w14:textId="77777777" w:rsidR="00CE3FC9" w:rsidRDefault="00C3507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1436BC74" w14:textId="0C17FA3D" w:rsidR="00CE3FC9" w:rsidRPr="002756E7" w:rsidRDefault="00CE3FC9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1EEAAC" w14:textId="77777777" w:rsidR="00C929BA" w:rsidRDefault="00CC245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精确到时分秒</w:t>
            </w:r>
          </w:p>
          <w:p w14:paraId="511D7EA8" w14:textId="77777777" w:rsidR="008D76D8" w:rsidRDefault="008D76D8" w:rsidP="0008448D">
            <w:pPr>
              <w:jc w:val="left"/>
            </w:pPr>
            <w:r>
              <w:rPr>
                <w:rFonts w:hint="eastAsia"/>
              </w:rPr>
              <w:t>活动有效期：仅对以下两种活动方式做限制。</w:t>
            </w:r>
          </w:p>
          <w:p w14:paraId="7390D961" w14:textId="77777777" w:rsidR="008D76D8" w:rsidRDefault="008D76D8" w:rsidP="0008448D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、当活动方式为“发红包至理财经理店铺”时限制：</w:t>
            </w:r>
          </w:p>
          <w:p w14:paraId="16F06317" w14:textId="169CCF75" w:rsidR="008D76D8" w:rsidRDefault="0008448D" w:rsidP="0008448D">
            <w:pPr>
              <w:jc w:val="left"/>
            </w:pPr>
            <w:r>
              <w:rPr>
                <w:rFonts w:hint="eastAsia"/>
              </w:rPr>
              <w:t>a</w:t>
            </w:r>
            <w:r w:rsidR="008D76D8">
              <w:rPr>
                <w:rFonts w:hint="eastAsia"/>
              </w:rPr>
              <w:t>理财经理店铺是否显示此活动</w:t>
            </w:r>
          </w:p>
          <w:p w14:paraId="1F161EC8" w14:textId="18CF71FB" w:rsidR="008D76D8" w:rsidRDefault="0008448D" w:rsidP="0008448D">
            <w:pPr>
              <w:jc w:val="left"/>
            </w:pPr>
            <w:r>
              <w:rPr>
                <w:rFonts w:hint="eastAsia"/>
              </w:rPr>
              <w:t>b</w:t>
            </w:r>
            <w:r w:rsidR="008D76D8">
              <w:rPr>
                <w:rFonts w:hint="eastAsia"/>
              </w:rPr>
              <w:t>理财经理是否可发放此红包至出借人</w:t>
            </w:r>
          </w:p>
          <w:p w14:paraId="2EA7A5B1" w14:textId="1E866098" w:rsidR="008D76D8" w:rsidRDefault="003E5214" w:rsidP="003E5214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8D76D8">
              <w:rPr>
                <w:rFonts w:hint="eastAsia"/>
              </w:rPr>
              <w:t>当活动方式为“理财经理抢红包”</w:t>
            </w:r>
            <w:r w:rsidR="008D76D8" w:rsidRPr="00305D76">
              <w:rPr>
                <w:rFonts w:hint="eastAsia"/>
              </w:rPr>
              <w:t xml:space="preserve"> </w:t>
            </w:r>
            <w:r w:rsidR="008D76D8">
              <w:rPr>
                <w:rFonts w:hint="eastAsia"/>
              </w:rPr>
              <w:t>时限制</w:t>
            </w:r>
          </w:p>
          <w:p w14:paraId="708C3244" w14:textId="32E78365" w:rsidR="008D76D8" w:rsidRDefault="0008448D" w:rsidP="0008448D">
            <w:pPr>
              <w:jc w:val="left"/>
            </w:pPr>
            <w:r>
              <w:rPr>
                <w:rFonts w:hint="eastAsia"/>
              </w:rPr>
              <w:t>a</w:t>
            </w:r>
            <w:r w:rsidR="008D76D8">
              <w:rPr>
                <w:rFonts w:hint="eastAsia"/>
              </w:rPr>
              <w:t>理财经理店铺是否显示此活动</w:t>
            </w:r>
          </w:p>
          <w:p w14:paraId="4D715908" w14:textId="4A903F81" w:rsidR="008D76D8" w:rsidRDefault="0008448D" w:rsidP="0008448D">
            <w:pPr>
              <w:jc w:val="left"/>
            </w:pPr>
            <w:r>
              <w:rPr>
                <w:rFonts w:hint="eastAsia"/>
              </w:rPr>
              <w:t>b</w:t>
            </w:r>
            <w:r w:rsidR="008D76D8">
              <w:rPr>
                <w:rFonts w:hint="eastAsia"/>
              </w:rPr>
              <w:t>理财经理是否可发放此红包。</w:t>
            </w:r>
          </w:p>
          <w:p w14:paraId="796B6B41" w14:textId="7374ADA3" w:rsidR="008D76D8" w:rsidRPr="00687BD5" w:rsidRDefault="008D76D8" w:rsidP="00687BD5">
            <w:pPr>
              <w:jc w:val="left"/>
            </w:pPr>
            <w:r>
              <w:rPr>
                <w:rFonts w:hint="eastAsia"/>
              </w:rPr>
              <w:t>备注：理财经理是否</w:t>
            </w:r>
            <w:proofErr w:type="gramStart"/>
            <w:r>
              <w:rPr>
                <w:rFonts w:hint="eastAsia"/>
              </w:rPr>
              <w:t>可抢此红包</w:t>
            </w:r>
            <w:proofErr w:type="gramEnd"/>
            <w:r>
              <w:rPr>
                <w:rFonts w:hint="eastAsia"/>
              </w:rPr>
              <w:t>有红包可</w:t>
            </w:r>
            <w:proofErr w:type="gramStart"/>
            <w:r>
              <w:rPr>
                <w:rFonts w:hint="eastAsia"/>
              </w:rPr>
              <w:t>抢计划类</w:t>
            </w:r>
            <w:proofErr w:type="gramEnd"/>
            <w:r>
              <w:rPr>
                <w:rFonts w:hint="eastAsia"/>
              </w:rPr>
              <w:t>限制。</w:t>
            </w:r>
          </w:p>
        </w:tc>
      </w:tr>
      <w:tr w:rsidR="00C929BA" w:rsidRPr="00E91BB4" w14:paraId="5EB698B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F54E1F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C2D088" w14:textId="49A80A53" w:rsidR="00C929BA" w:rsidRPr="00EE5CDC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活动说明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18E3C5" w14:textId="77777777" w:rsidR="00C929BA" w:rsidRDefault="002F6E4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59EBEA3D" w14:textId="77777777" w:rsidR="002F6E45" w:rsidRDefault="002F6E4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必填项</w:t>
            </w:r>
          </w:p>
          <w:p w14:paraId="2FC6C002" w14:textId="681A6099" w:rsidR="00CE3FC9" w:rsidRPr="00E9789A" w:rsidRDefault="00CE3FC9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6C0D4F4" w14:textId="6F3953B3" w:rsidR="00C929BA" w:rsidRPr="001E385D" w:rsidRDefault="00CE3FC9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用于前台展示</w:t>
            </w:r>
          </w:p>
        </w:tc>
      </w:tr>
      <w:tr w:rsidR="00C929BA" w:rsidRPr="00E91BB4" w14:paraId="5FE8CF7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0E6D7E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8B44A8" w14:textId="102559EB" w:rsidR="00C929BA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879F5E" w14:textId="77777777" w:rsidR="00C929BA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0C91A6C2" w14:textId="77777777" w:rsidR="001851A6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非必填项</w:t>
            </w:r>
          </w:p>
          <w:p w14:paraId="3BD59841" w14:textId="6D1DADF5" w:rsidR="001851A6" w:rsidRPr="00E9789A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C3ECA70" w14:textId="250813CF" w:rsidR="00C929BA" w:rsidRPr="00076574" w:rsidRDefault="009E1026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用户运营</w:t>
            </w:r>
            <w:r w:rsidR="002F67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人员标记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活动相关说明</w:t>
            </w:r>
          </w:p>
        </w:tc>
      </w:tr>
    </w:tbl>
    <w:p w14:paraId="344FB1BB" w14:textId="77777777" w:rsidR="0088291F" w:rsidRPr="001B4AC4" w:rsidRDefault="0088291F" w:rsidP="00C929BA">
      <w:pPr>
        <w:jc w:val="left"/>
      </w:pPr>
    </w:p>
    <w:p w14:paraId="66B9E0D2" w14:textId="0860AAB7" w:rsidR="003E16D0" w:rsidRPr="003E16D0" w:rsidRDefault="00D21DA5" w:rsidP="003E16D0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D33B2F">
        <w:rPr>
          <w:rFonts w:hint="eastAsia"/>
        </w:rPr>
        <w:t>2</w:t>
      </w:r>
      <w:r w:rsidR="00267432">
        <w:rPr>
          <w:rFonts w:hint="eastAsia"/>
        </w:rPr>
        <w:t>参与对象</w:t>
      </w:r>
    </w:p>
    <w:p w14:paraId="036827B5" w14:textId="54C6A22E" w:rsidR="002D7823" w:rsidRDefault="00AC0BAF" w:rsidP="002D7823">
      <w:r>
        <w:rPr>
          <w:rFonts w:hint="eastAsia"/>
        </w:rPr>
        <w:t>活动方式</w:t>
      </w:r>
      <w:r w:rsidR="00F86592">
        <w:rPr>
          <w:rFonts w:hint="eastAsia"/>
        </w:rPr>
        <w:t>不同参与对象不同，展示页面也不同</w:t>
      </w:r>
    </w:p>
    <w:p w14:paraId="4DC80FB0" w14:textId="565D7C5B" w:rsidR="002D7823" w:rsidRDefault="002D7823" w:rsidP="002D7823">
      <w:r>
        <w:rPr>
          <w:rFonts w:hint="eastAsia"/>
        </w:rPr>
        <w:t>1</w:t>
      </w:r>
      <w:r>
        <w:rPr>
          <w:rFonts w:hint="eastAsia"/>
        </w:rPr>
        <w:t>、</w:t>
      </w:r>
      <w:r w:rsidR="00B6244B">
        <w:rPr>
          <w:rFonts w:hint="eastAsia"/>
        </w:rPr>
        <w:t>活动方式：</w:t>
      </w:r>
      <w:r>
        <w:rPr>
          <w:rFonts w:hint="eastAsia"/>
        </w:rPr>
        <w:t>发红包至理财经理店铺</w:t>
      </w:r>
      <w:r w:rsidR="00B6244B">
        <w:sym w:font="Wingdings" w:char="F0E8"/>
      </w:r>
      <w:r w:rsidR="00BB33EC">
        <w:rPr>
          <w:rFonts w:hint="eastAsia"/>
        </w:rPr>
        <w:t>参与对象：</w:t>
      </w:r>
      <w:r w:rsidR="00A32738">
        <w:rPr>
          <w:rFonts w:hint="eastAsia"/>
        </w:rPr>
        <w:t>理财经理</w:t>
      </w:r>
      <w:r w:rsidR="0095722A">
        <w:sym w:font="Wingdings" w:char="F0E8"/>
      </w:r>
      <w:r w:rsidR="00A23643">
        <w:rPr>
          <w:rFonts w:hint="eastAsia"/>
        </w:rPr>
        <w:t>页面：</w:t>
      </w:r>
      <w:r w:rsidR="0098695A">
        <w:rPr>
          <w:rFonts w:hint="eastAsia"/>
        </w:rPr>
        <w:t>新建活动</w:t>
      </w:r>
      <w:r w:rsidR="0098695A">
        <w:rPr>
          <w:rFonts w:hint="eastAsia"/>
        </w:rPr>
        <w:t>_</w:t>
      </w:r>
      <w:r w:rsidR="0098695A">
        <w:rPr>
          <w:rFonts w:hint="eastAsia"/>
        </w:rPr>
        <w:t>参与对象</w:t>
      </w:r>
      <w:r w:rsidR="0098695A">
        <w:rPr>
          <w:rFonts w:hint="eastAsia"/>
        </w:rPr>
        <w:t>_</w:t>
      </w:r>
      <w:r w:rsidR="0098695A">
        <w:rPr>
          <w:rFonts w:hint="eastAsia"/>
        </w:rPr>
        <w:t>理财经理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1.3.1.2-1</w:t>
      </w:r>
    </w:p>
    <w:p w14:paraId="6D51CA88" w14:textId="75D3B897" w:rsidR="005079FF" w:rsidRDefault="002D7823" w:rsidP="005079FF">
      <w:r>
        <w:rPr>
          <w:rFonts w:hint="eastAsia"/>
        </w:rPr>
        <w:t>2</w:t>
      </w:r>
      <w:r>
        <w:rPr>
          <w:rFonts w:hint="eastAsia"/>
        </w:rPr>
        <w:t>、</w:t>
      </w:r>
      <w:r w:rsidR="003A098B">
        <w:rPr>
          <w:rFonts w:hint="eastAsia"/>
        </w:rPr>
        <w:t>活动方式：理财经理抢红包</w:t>
      </w:r>
      <w:r w:rsidR="003A098B">
        <w:sym w:font="Wingdings" w:char="F0E8"/>
      </w:r>
      <w:r w:rsidR="003A098B">
        <w:rPr>
          <w:rFonts w:hint="eastAsia"/>
        </w:rPr>
        <w:t>参与对象：理财经理</w:t>
      </w:r>
      <w:r w:rsidR="003C00F7">
        <w:sym w:font="Wingdings" w:char="F0E8"/>
      </w:r>
      <w:r w:rsidR="003C00F7">
        <w:rPr>
          <w:rFonts w:hint="eastAsia"/>
        </w:rPr>
        <w:t>页面：新建活动</w:t>
      </w:r>
      <w:r w:rsidR="003C00F7">
        <w:rPr>
          <w:rFonts w:hint="eastAsia"/>
        </w:rPr>
        <w:t>_</w:t>
      </w:r>
      <w:r w:rsidR="003C00F7">
        <w:rPr>
          <w:rFonts w:hint="eastAsia"/>
        </w:rPr>
        <w:t>参与对象</w:t>
      </w:r>
      <w:r w:rsidR="003C00F7">
        <w:rPr>
          <w:rFonts w:hint="eastAsia"/>
        </w:rPr>
        <w:t>_</w:t>
      </w:r>
      <w:r w:rsidR="003C00F7">
        <w:rPr>
          <w:rFonts w:hint="eastAsia"/>
        </w:rPr>
        <w:t>理财经理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1.3.1.2-1</w:t>
      </w:r>
    </w:p>
    <w:p w14:paraId="0F0EB0FA" w14:textId="0EBCB515" w:rsidR="002D7823" w:rsidRPr="005079FF" w:rsidRDefault="002D7823" w:rsidP="002D7823"/>
    <w:p w14:paraId="38E6BFB6" w14:textId="0741B4AC" w:rsidR="005079FF" w:rsidRDefault="00225E37" w:rsidP="004B218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活动方式：</w:t>
      </w:r>
      <w:r w:rsidR="002D7823">
        <w:rPr>
          <w:rFonts w:hint="eastAsia"/>
        </w:rPr>
        <w:t>发红包至出借人</w:t>
      </w:r>
      <w:r>
        <w:sym w:font="Wingdings" w:char="F0E8"/>
      </w:r>
      <w:r>
        <w:rPr>
          <w:rFonts w:hint="eastAsia"/>
        </w:rPr>
        <w:t>参与对象：出借人</w:t>
      </w:r>
      <w:r w:rsidR="003C00F7">
        <w:sym w:font="Wingdings" w:char="F0E8"/>
      </w:r>
      <w:r w:rsidR="003C00F7">
        <w:rPr>
          <w:rFonts w:hint="eastAsia"/>
        </w:rPr>
        <w:t>页面：新建活动</w:t>
      </w:r>
      <w:r w:rsidR="003C00F7">
        <w:rPr>
          <w:rFonts w:hint="eastAsia"/>
        </w:rPr>
        <w:t>_</w:t>
      </w:r>
      <w:r w:rsidR="003C00F7">
        <w:rPr>
          <w:rFonts w:hint="eastAsia"/>
        </w:rPr>
        <w:t>参与对象</w:t>
      </w:r>
      <w:r w:rsidR="003C00F7">
        <w:rPr>
          <w:rFonts w:hint="eastAsia"/>
        </w:rPr>
        <w:t>_</w:t>
      </w:r>
      <w:r w:rsidR="00E439AF">
        <w:rPr>
          <w:rFonts w:hint="eastAsia"/>
        </w:rPr>
        <w:t>出借人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</w:t>
      </w:r>
      <w:r w:rsidR="00666014">
        <w:rPr>
          <w:rFonts w:hint="eastAsia"/>
        </w:rPr>
        <w:t>3</w:t>
      </w:r>
    </w:p>
    <w:p w14:paraId="41A818B9" w14:textId="5B788081" w:rsidR="002D7823" w:rsidRDefault="002D7823" w:rsidP="002D7823"/>
    <w:p w14:paraId="0DC2E393" w14:textId="0C30E967" w:rsidR="006D7AF0" w:rsidRDefault="001637C7" w:rsidP="001637C7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lastRenderedPageBreak/>
        <w:t>1.3.1.2.1</w:t>
      </w:r>
      <w:r w:rsidR="0078403B">
        <w:rPr>
          <w:rFonts w:hint="eastAsia"/>
        </w:rPr>
        <w:t>发红包至理财经理店铺</w:t>
      </w:r>
      <w:r w:rsidR="0002752B">
        <w:rPr>
          <w:rFonts w:hint="eastAsia"/>
        </w:rPr>
        <w:t>&amp;</w:t>
      </w:r>
      <w:r w:rsidR="0078403B">
        <w:rPr>
          <w:rFonts w:hint="eastAsia"/>
        </w:rPr>
        <w:t>理财经理抢红包</w:t>
      </w:r>
    </w:p>
    <w:p w14:paraId="2E83B45B" w14:textId="38740F34" w:rsidR="00492538" w:rsidRPr="00492538" w:rsidRDefault="00035FE4" w:rsidP="00492538">
      <w:r>
        <w:rPr>
          <w:rFonts w:hint="eastAsia"/>
        </w:rPr>
        <w:t>当活动方式为“发红包至理财经理店铺”或者“理财经理抢红包”时，活动对象为理财师，</w:t>
      </w:r>
      <w:proofErr w:type="gramStart"/>
      <w:r>
        <w:rPr>
          <w:rFonts w:hint="eastAsia"/>
        </w:rPr>
        <w:t>故展示</w:t>
      </w:r>
      <w:proofErr w:type="gramEnd"/>
      <w:r>
        <w:rPr>
          <w:rFonts w:hint="eastAsia"/>
        </w:rPr>
        <w:t>页面如下。</w:t>
      </w:r>
    </w:p>
    <w:p w14:paraId="2823597F" w14:textId="0306121B" w:rsidR="00097540" w:rsidRPr="00914397" w:rsidRDefault="00914397" w:rsidP="004B2186">
      <w:pPr>
        <w:pStyle w:val="a5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b/>
          <w:color w:val="00B0F0"/>
        </w:rPr>
        <w:t>筛选</w:t>
      </w:r>
      <w:r w:rsidR="00682A19" w:rsidRPr="00914397">
        <w:rPr>
          <w:rFonts w:hint="eastAsia"/>
          <w:b/>
          <w:color w:val="00B0F0"/>
        </w:rPr>
        <w:t>理财经理</w:t>
      </w:r>
    </w:p>
    <w:p w14:paraId="14A55227" w14:textId="53A94FBF" w:rsidR="00FA4580" w:rsidRDefault="00D86928" w:rsidP="00FA4580">
      <w:pPr>
        <w:ind w:left="420"/>
      </w:pPr>
      <w:r>
        <w:rPr>
          <w:noProof/>
        </w:rPr>
        <w:drawing>
          <wp:inline distT="0" distB="0" distL="0" distR="0" wp14:anchorId="21652423" wp14:editId="40280CB6">
            <wp:extent cx="5486400" cy="4159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4FA" w14:textId="77777777" w:rsidR="00CA6641" w:rsidRDefault="00002297" w:rsidP="00FC773F">
      <w:pPr>
        <w:ind w:left="420"/>
        <w:jc w:val="center"/>
      </w:pPr>
      <w:r>
        <w:rPr>
          <w:noProof/>
        </w:rPr>
        <w:drawing>
          <wp:inline distT="0" distB="0" distL="0" distR="0" wp14:anchorId="3F2129B9" wp14:editId="764A708D">
            <wp:extent cx="4571429" cy="2685714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741" w14:textId="5F18EF54" w:rsidR="00002297" w:rsidRDefault="00CA6641" w:rsidP="00FC773F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12D19A06" wp14:editId="0E0E8BE1">
            <wp:extent cx="4819048" cy="17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C773F">
        <w:rPr>
          <w:noProof/>
        </w:rPr>
        <w:drawing>
          <wp:inline distT="0" distB="0" distL="0" distR="0" wp14:anchorId="33B99248" wp14:editId="0552E669">
            <wp:extent cx="3619048" cy="2400000"/>
            <wp:effectExtent l="0" t="0" r="63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73F">
        <w:rPr>
          <w:noProof/>
        </w:rPr>
        <w:drawing>
          <wp:inline distT="0" distB="0" distL="0" distR="0" wp14:anchorId="2CAE3B44" wp14:editId="63E62DE9">
            <wp:extent cx="3809524" cy="2342857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9F53" w14:textId="2F44FCFB" w:rsidR="00D575A9" w:rsidRDefault="007765EA" w:rsidP="00002297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04A9FB62" wp14:editId="081D9C0C">
            <wp:extent cx="4847619" cy="276190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9BC" w14:textId="7BDA3C94" w:rsidR="007765EA" w:rsidRDefault="008E6D36" w:rsidP="00002297">
      <w:pPr>
        <w:ind w:left="420"/>
        <w:jc w:val="center"/>
      </w:pPr>
      <w:r>
        <w:rPr>
          <w:noProof/>
        </w:rPr>
        <w:drawing>
          <wp:inline distT="0" distB="0" distL="0" distR="0" wp14:anchorId="7E52EC07" wp14:editId="4E35C8E5">
            <wp:extent cx="4666667" cy="2561905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86B6" w14:textId="3210A2DF" w:rsidR="00977599" w:rsidRDefault="00977599" w:rsidP="00002297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1.3.1.2.1-1</w:t>
      </w:r>
    </w:p>
    <w:p w14:paraId="71A9066C" w14:textId="77777777" w:rsidR="00935952" w:rsidRDefault="00935952" w:rsidP="00002297">
      <w:pPr>
        <w:ind w:left="420"/>
        <w:jc w:val="center"/>
      </w:pPr>
    </w:p>
    <w:tbl>
      <w:tblPr>
        <w:tblpPr w:leftFromText="180" w:rightFromText="180" w:vertAnchor="text" w:tblpY="1"/>
        <w:tblOverlap w:val="never"/>
        <w:tblW w:w="9163" w:type="dxa"/>
        <w:tblLook w:val="04A0" w:firstRow="1" w:lastRow="0" w:firstColumn="1" w:lastColumn="0" w:noHBand="0" w:noVBand="1"/>
      </w:tblPr>
      <w:tblGrid>
        <w:gridCol w:w="637"/>
        <w:gridCol w:w="1843"/>
        <w:gridCol w:w="2885"/>
        <w:gridCol w:w="3798"/>
      </w:tblGrid>
      <w:tr w:rsidR="00CC302B" w:rsidRPr="00E91BB4" w14:paraId="76605B9F" w14:textId="77777777" w:rsidTr="00BA6AC9">
        <w:trPr>
          <w:trHeight w:val="300"/>
        </w:trPr>
        <w:tc>
          <w:tcPr>
            <w:tcW w:w="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F3E039" w14:textId="77777777" w:rsidR="00CC302B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DBC28" w14:textId="77777777" w:rsidR="00CC302B" w:rsidRPr="00E91BB4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8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80F05" w14:textId="77777777" w:rsidR="00CC302B" w:rsidRPr="00E91BB4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4E70B" w14:textId="77777777" w:rsidR="00CC302B" w:rsidRPr="00E91BB4" w:rsidRDefault="00CC302B" w:rsidP="0014335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C302B" w:rsidRPr="00E91BB4" w14:paraId="50BD4764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A7DFAA" w14:textId="77777777" w:rsidR="00CC302B" w:rsidRPr="008B3FEB" w:rsidRDefault="00CC302B" w:rsidP="0014335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3C752A" w14:textId="0CBEBE40" w:rsidR="00CC302B" w:rsidRPr="00E91BB4" w:rsidRDefault="003015A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上一步：活动基本信息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67C87C" w14:textId="4B1C44C8" w:rsidR="00CC302B" w:rsidRPr="00707154" w:rsidRDefault="007009A6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834365" w14:textId="5E4A6BAC" w:rsidR="00CC302B" w:rsidRPr="00E91BB4" w:rsidRDefault="00EF566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页面返回至</w:t>
            </w:r>
            <w:r w:rsidR="00EE738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活动基本信息页</w:t>
            </w:r>
          </w:p>
        </w:tc>
      </w:tr>
      <w:tr w:rsidR="00CC302B" w:rsidRPr="00E91BB4" w14:paraId="23B3D325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868AF08" w14:textId="77777777" w:rsidR="00CC302B" w:rsidRPr="00B37BDA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0F885E" w14:textId="25DB52C1" w:rsidR="00CC302B" w:rsidRPr="003015A4" w:rsidRDefault="003015A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</w:t>
            </w:r>
            <w:r w:rsidR="00EA7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F5C68" w14:textId="16877BEF" w:rsidR="00CC302B" w:rsidRDefault="007009A6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E1A11C" w14:textId="01FED3E4" w:rsidR="00DD18A6" w:rsidRPr="00F666EF" w:rsidRDefault="00F666EF" w:rsidP="00F666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</w:t>
            </w:r>
          </w:p>
          <w:p w14:paraId="206D0D25" w14:textId="2959972B" w:rsidR="00FE18E4" w:rsidRDefault="005B481E" w:rsidP="00B659C7">
            <w:pPr>
              <w:pStyle w:val="a5"/>
              <w:widowControl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del w:id="13" w:author="AutoBVT" w:date="2018-06-26T14:50:00Z">
              <w:r w:rsidRPr="005B481E" w:rsidDel="00FE18E4">
                <w:rPr>
                  <w:rFonts w:ascii="宋体" w:hAnsi="宋体" w:cs="宋体" w:hint="eastAsia"/>
                  <w:color w:val="000000"/>
                  <w:kern w:val="0"/>
                  <w:sz w:val="20"/>
                  <w:szCs w:val="21"/>
                </w:rPr>
                <w:delText>非全部理财经理时</w:delText>
              </w:r>
              <w:r w:rsidDel="00FE18E4">
                <w:rPr>
                  <w:rFonts w:ascii="宋体" w:hAnsi="宋体" w:cs="宋体" w:hint="eastAsia"/>
                  <w:color w:val="000000"/>
                  <w:kern w:val="0"/>
                  <w:sz w:val="20"/>
                  <w:szCs w:val="21"/>
                </w:rPr>
                <w:delText>：理财经理等级、级别、是否自主发放红包、店铺交易、排除个人、补充个人此6项中</w:delText>
              </w:r>
              <w:r w:rsidR="009D1B90" w:rsidDel="00FE18E4">
                <w:rPr>
                  <w:rFonts w:ascii="宋体" w:hAnsi="宋体" w:cs="宋体" w:hint="eastAsia"/>
                  <w:color w:val="000000"/>
                  <w:kern w:val="0"/>
                  <w:sz w:val="20"/>
                  <w:szCs w:val="21"/>
                </w:rPr>
                <w:delText>至少有</w:delText>
              </w:r>
              <w:r w:rsidDel="00FE18E4">
                <w:rPr>
                  <w:rFonts w:ascii="宋体" w:hAnsi="宋体" w:cs="宋体" w:hint="eastAsia"/>
                  <w:color w:val="000000"/>
                  <w:kern w:val="0"/>
                  <w:sz w:val="20"/>
                  <w:szCs w:val="21"/>
                </w:rPr>
                <w:delText>一项不为空。</w:delText>
              </w:r>
            </w:del>
          </w:p>
          <w:p w14:paraId="1248EC3E" w14:textId="31042703" w:rsidR="00F71F25" w:rsidRPr="00DC4B5E" w:rsidRDefault="00BD5A46" w:rsidP="00DC4B5E">
            <w:pPr>
              <w:pStyle w:val="a5"/>
              <w:widowControl/>
              <w:numPr>
                <w:ilvl w:val="0"/>
                <w:numId w:val="19"/>
              </w:numPr>
              <w:ind w:firstLineChars="0"/>
              <w:jc w:val="left"/>
              <w:rPr>
                <w:rFonts w:hint="eastAsia"/>
                <w:color w:val="00B0F0"/>
              </w:rPr>
            </w:pPr>
            <w:r w:rsidRPr="00DC4B5E">
              <w:rPr>
                <w:rFonts w:hint="eastAsia"/>
                <w:color w:val="00B0F0"/>
              </w:rPr>
              <w:t>筛选理财经理：</w:t>
            </w:r>
          </w:p>
          <w:p w14:paraId="1F4EE717" w14:textId="4DDAB00B" w:rsidR="00DC4B5E" w:rsidRPr="00DC4B5E" w:rsidRDefault="00800AD5" w:rsidP="007C3C92">
            <w:pPr>
              <w:pStyle w:val="a5"/>
              <w:widowControl/>
              <w:numPr>
                <w:ilvl w:val="0"/>
                <w:numId w:val="18"/>
              </w:numPr>
              <w:ind w:firstLineChars="0"/>
              <w:jc w:val="left"/>
              <w:rPr>
                <w:color w:val="00B0F0"/>
              </w:rPr>
            </w:pPr>
            <w:r>
              <w:rPr>
                <w:rFonts w:hint="eastAsia"/>
                <w:color w:val="00B0F0"/>
              </w:rPr>
              <w:t>当所有筛选项均为空时，则表示活动参与对象为所有理财经理</w:t>
            </w:r>
          </w:p>
          <w:p w14:paraId="20D68DFA" w14:textId="77777777" w:rsidR="00C55806" w:rsidRDefault="007D7F28" w:rsidP="004B2186">
            <w:pPr>
              <w:pStyle w:val="a5"/>
              <w:widowControl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活动启用后，活动参与对象固定</w:t>
            </w:r>
            <w:r w:rsidR="007958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不可</w:t>
            </w:r>
            <w:r w:rsidR="007958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修改</w:t>
            </w:r>
          </w:p>
          <w:p w14:paraId="21FD80A3" w14:textId="62116A0A" w:rsidR="007D7F28" w:rsidRPr="007D7F28" w:rsidRDefault="007D7F28" w:rsidP="00C55806">
            <w:pPr>
              <w:pStyle w:val="a5"/>
              <w:widowControl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（包括“发红包至理财经理店铺、理财经理抢红包、发红包至出借人”活动方式）</w:t>
            </w:r>
            <w:r w:rsidR="001555F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，仅允许补充白名单</w:t>
            </w: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5A972A67" w14:textId="77777777" w:rsidR="00C83EF4" w:rsidRDefault="007D7F28" w:rsidP="00C55806">
            <w:pPr>
              <w:pStyle w:val="a5"/>
              <w:widowControl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例如：活动参与对象为离职理财经理，活动启用时间为2018.1.1日，若理财经理201.1.2日离职，则该理财经理不可参与该活动。</w:t>
            </w:r>
          </w:p>
          <w:p w14:paraId="7AB8EEF3" w14:textId="7B575756" w:rsidR="00B15CB5" w:rsidRPr="00B15CB5" w:rsidRDefault="00B15CB5" w:rsidP="00462E4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37510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活动未启用，可修改活动参与对象。</w:t>
            </w:r>
          </w:p>
        </w:tc>
      </w:tr>
      <w:tr w:rsidR="00CC302B" w:rsidRPr="00E91BB4" w14:paraId="01DD6D0D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B7F773" w14:textId="77777777" w:rsidR="00CC302B" w:rsidRPr="00B37BDA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9CDBC7" w14:textId="4D864442" w:rsidR="00CC302B" w:rsidRDefault="00C87972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A85BCC" w14:textId="1FD43816" w:rsidR="00CC302B" w:rsidRDefault="00C67B79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066E94" w14:textId="2DE705C1" w:rsidR="00CC302B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包括两部分内容</w:t>
            </w:r>
            <w:r w:rsidR="00CD65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：例如：【发红包至理财经理店铺】</w:t>
            </w:r>
            <w:r w:rsidR="000F04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 w:rsidR="00CD65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名称1</w:t>
            </w:r>
          </w:p>
          <w:p w14:paraId="60070DF6" w14:textId="77777777" w:rsidR="00C67B79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1、【】框内内容为 活动方式</w:t>
            </w:r>
          </w:p>
          <w:p w14:paraId="64E33364" w14:textId="4487B75A" w:rsidR="00C67B79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2、活动名称</w:t>
            </w:r>
          </w:p>
          <w:p w14:paraId="61D6A0A3" w14:textId="5E0A65C6" w:rsidR="0047173E" w:rsidRDefault="0047173E" w:rsidP="002D2C6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进入该页面</w:t>
            </w:r>
            <w:r w:rsidR="00EC79B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默认带入 </w:t>
            </w:r>
            <w:r w:rsidR="002D2C6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【活动方式】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+活动名称</w:t>
            </w:r>
          </w:p>
        </w:tc>
      </w:tr>
      <w:tr w:rsidR="00222B0A" w:rsidRPr="00E91BB4" w14:paraId="26EC8A11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6AD4B6A" w14:textId="77777777" w:rsidR="00222B0A" w:rsidRPr="008B3FEB" w:rsidRDefault="00222B0A" w:rsidP="00143353"/>
        </w:tc>
        <w:tc>
          <w:tcPr>
            <w:tcW w:w="8526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01D8F3" w14:textId="0CCDD369" w:rsidR="00222B0A" w:rsidRPr="00222B0A" w:rsidRDefault="00222B0A" w:rsidP="009851D5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222B0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参与对象</w:t>
            </w:r>
          </w:p>
        </w:tc>
      </w:tr>
      <w:tr w:rsidR="00CC302B" w:rsidRPr="00E91BB4" w14:paraId="50398F46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B7972F5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D3C1777" w14:textId="3E3707D3" w:rsidR="00CC302B" w:rsidRPr="00B81132" w:rsidRDefault="001B41DD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</w:t>
            </w:r>
            <w:r w:rsidR="006F69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8B72E6" w14:textId="77777777" w:rsidR="00CC302B" w:rsidRDefault="00EC2238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单选按钮</w:t>
            </w:r>
          </w:p>
          <w:p w14:paraId="42491024" w14:textId="77777777" w:rsidR="00EC2238" w:rsidRDefault="00EC2238" w:rsidP="003033A5">
            <w:pPr>
              <w:widowControl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</w:t>
            </w:r>
            <w:r w:rsidR="00657FB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</w:t>
            </w:r>
            <w:r w:rsidR="003033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理财经理”</w:t>
            </w:r>
            <w:r w:rsidR="00B66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如图1.3.1.2.1-1</w:t>
            </w:r>
          </w:p>
          <w:p w14:paraId="655D10BC" w14:textId="3E166FFE" w:rsidR="00D353F4" w:rsidRPr="002756E7" w:rsidRDefault="00D353F4" w:rsidP="003033A5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736F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不可取消</w:t>
            </w:r>
            <w:r w:rsidR="008F4BE4" w:rsidRPr="003736F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选中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57FAB4" w14:textId="2E2913C1" w:rsidR="00CC302B" w:rsidRPr="006523A6" w:rsidRDefault="003736F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此项供技术使用，不可取消选中。</w:t>
            </w:r>
          </w:p>
        </w:tc>
      </w:tr>
      <w:tr w:rsidR="00CC302B" w:rsidRPr="00E91BB4" w14:paraId="6662323C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9B2DC0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3705C6" w14:textId="18E17357" w:rsidR="00CC302B" w:rsidRDefault="007962E8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F22A8A" w14:textId="77777777" w:rsidR="00CC302B" w:rsidRDefault="007962E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静态文案</w:t>
            </w:r>
          </w:p>
          <w:p w14:paraId="25C75A84" w14:textId="77777777" w:rsidR="00005FA3" w:rsidRDefault="00005FA3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内容：</w:t>
            </w:r>
          </w:p>
          <w:p w14:paraId="5D0E5CB7" w14:textId="77777777" w:rsidR="005A712C" w:rsidRDefault="005A712C" w:rsidP="005A712C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18"/>
                <w:szCs w:val="18"/>
              </w:rPr>
            </w:pPr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备注：理财经理等级、级别、是否自主发放红包、店铺交易、排除个人</w:t>
            </w:r>
            <w:r>
              <w:rPr>
                <w:rStyle w:val="apple-converted-space"/>
                <w:rFonts w:hint="eastAsia"/>
                <w:b/>
                <w:bCs/>
                <w:color w:val="868686"/>
              </w:rPr>
              <w:t> </w:t>
            </w:r>
            <w:proofErr w:type="gramStart"/>
            <w:r>
              <w:rPr>
                <w:rFonts w:ascii="黑体" w:eastAsia="黑体" w:hAnsi="黑体" w:hint="eastAsia"/>
                <w:b/>
                <w:bCs/>
                <w:color w:val="FF0000"/>
                <w:sz w:val="18"/>
                <w:szCs w:val="18"/>
              </w:rPr>
              <w:t>以上项均为并且的</w:t>
            </w:r>
            <w:proofErr w:type="gramEnd"/>
            <w:r>
              <w:rPr>
                <w:rFonts w:ascii="黑体" w:eastAsia="黑体" w:hAnsi="黑体" w:hint="eastAsia"/>
                <w:b/>
                <w:bCs/>
                <w:color w:val="FF0000"/>
                <w:sz w:val="18"/>
                <w:szCs w:val="18"/>
              </w:rPr>
              <w:t>关系。</w:t>
            </w:r>
            <w:r>
              <w:rPr>
                <w:rFonts w:ascii="黑体" w:eastAsia="黑体" w:hAnsi="黑体" w:hint="eastAsia"/>
                <w:color w:val="1E1E1E"/>
                <w:sz w:val="18"/>
                <w:szCs w:val="18"/>
              </w:rPr>
              <w:t>默认不做任何筛选，</w:t>
            </w:r>
            <w:r>
              <w:rPr>
                <w:rFonts w:ascii="黑体" w:eastAsia="黑体" w:hAnsi="黑体" w:hint="eastAsia"/>
                <w:b/>
                <w:bCs/>
                <w:color w:val="FF0000"/>
                <w:sz w:val="18"/>
                <w:szCs w:val="18"/>
              </w:rPr>
              <w:t>即默认为全部理财经理。</w:t>
            </w:r>
          </w:p>
          <w:p w14:paraId="0B07BAB7" w14:textId="77777777" w:rsidR="005A712C" w:rsidRDefault="005A712C" w:rsidP="005A712C">
            <w:pPr>
              <w:pStyle w:val="af3"/>
              <w:spacing w:before="0" w:beforeAutospacing="0" w:after="0" w:afterAutospacing="0"/>
              <w:rPr>
                <w:rFonts w:ascii="黑体" w:eastAsia="黑体" w:hAnsi="黑体" w:hint="eastAsia"/>
                <w:color w:val="333333"/>
                <w:sz w:val="18"/>
                <w:szCs w:val="18"/>
              </w:rPr>
            </w:pPr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使用场景：理财经理群体A：等级为星钻理财经理并且级别为</w:t>
            </w:r>
            <w:proofErr w:type="gramStart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非财二理财</w:t>
            </w:r>
            <w:proofErr w:type="gramEnd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经理，并且自主发放红包为是，并且店铺有交易，并且不在黑名单内。</w:t>
            </w:r>
          </w:p>
          <w:p w14:paraId="39E573C4" w14:textId="08CB5B4C" w:rsidR="00297656" w:rsidRPr="00A50FD8" w:rsidRDefault="005A712C" w:rsidP="00A50FD8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18"/>
                <w:szCs w:val="18"/>
              </w:rPr>
            </w:pPr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补充个人：即白名单用户使用场景：</w:t>
            </w:r>
            <w:proofErr w:type="gramStart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个例特殊用户补充此</w:t>
            </w:r>
            <w:proofErr w:type="gramEnd"/>
            <w:r>
              <w:rPr>
                <w:rFonts w:ascii="黑体" w:eastAsia="黑体" w:hAnsi="黑体" w:hint="eastAsia"/>
                <w:color w:val="868686"/>
                <w:sz w:val="18"/>
                <w:szCs w:val="18"/>
              </w:rPr>
              <w:t>活动红包。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970331" w14:textId="0E8A1809" w:rsidR="00CC302B" w:rsidRPr="00076574" w:rsidRDefault="00D25639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静态文案，仅供运营参考阅读</w:t>
            </w:r>
          </w:p>
        </w:tc>
      </w:tr>
      <w:tr w:rsidR="00143353" w:rsidRPr="00E91BB4" w14:paraId="116161AA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0E71C50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35E0A9" w14:textId="6169CA98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理财经理等级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426081" w14:textId="77777777" w:rsidR="00517488" w:rsidRDefault="0051748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复选框</w:t>
            </w:r>
          </w:p>
          <w:p w14:paraId="56F884B1" w14:textId="02579716" w:rsidR="00517488" w:rsidRPr="00E9789A" w:rsidRDefault="0051748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复选框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项系统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读取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70762AE" w14:textId="74FADDAA" w:rsidR="00143353" w:rsidRPr="00076574" w:rsidRDefault="00491E4D" w:rsidP="00A933AF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动态读取系统</w:t>
            </w:r>
            <w:r w:rsidR="00A933A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理财经理等级</w:t>
            </w:r>
          </w:p>
        </w:tc>
      </w:tr>
      <w:tr w:rsidR="00143353" w:rsidRPr="00E91BB4" w14:paraId="29CC6CCC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C551DBB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623B71" w14:textId="14761850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理财经理级别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1E6BD" w14:textId="77777777" w:rsidR="00350099" w:rsidRDefault="00350099" w:rsidP="0035009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下拉列表可多选</w:t>
            </w:r>
          </w:p>
          <w:p w14:paraId="54DDCBCF" w14:textId="77777777" w:rsidR="00350099" w:rsidRPr="009607C4" w:rsidRDefault="00350099" w:rsidP="00350099">
            <w:pPr>
              <w:pStyle w:val="af3"/>
              <w:spacing w:before="0" w:beforeAutospacing="0" w:after="0" w:afterAutospacing="0"/>
              <w:rPr>
                <w:sz w:val="20"/>
                <w:szCs w:val="20"/>
              </w:rPr>
            </w:pPr>
            <w:r w:rsidRPr="009607C4">
              <w:rPr>
                <w:rFonts w:hint="eastAsia"/>
                <w:sz w:val="20"/>
                <w:szCs w:val="20"/>
              </w:rPr>
              <w:t>如图1.3.1.2.1-1</w:t>
            </w:r>
          </w:p>
          <w:p w14:paraId="2B8F33D8" w14:textId="5BE0944C" w:rsidR="00143353" w:rsidRPr="00E9789A" w:rsidRDefault="00350099" w:rsidP="0035009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gramStart"/>
            <w:r w:rsidRPr="009607C4">
              <w:rPr>
                <w:rFonts w:hint="eastAsia"/>
                <w:sz w:val="20"/>
                <w:szCs w:val="20"/>
              </w:rPr>
              <w:t>勾选理财</w:t>
            </w:r>
            <w:proofErr w:type="gramEnd"/>
            <w:r w:rsidRPr="009607C4">
              <w:rPr>
                <w:rFonts w:hint="eastAsia"/>
                <w:sz w:val="20"/>
                <w:szCs w:val="20"/>
              </w:rPr>
              <w:t>经理级别，点击“确</w:t>
            </w:r>
            <w:r w:rsidRPr="009607C4">
              <w:rPr>
                <w:rFonts w:hint="eastAsia"/>
                <w:sz w:val="20"/>
                <w:szCs w:val="20"/>
              </w:rPr>
              <w:lastRenderedPageBreak/>
              <w:t>认”按钮，</w:t>
            </w:r>
            <w:r>
              <w:rPr>
                <w:rFonts w:hint="eastAsia"/>
                <w:sz w:val="20"/>
                <w:szCs w:val="20"/>
              </w:rPr>
              <w:t>页面记录</w:t>
            </w:r>
            <w:proofErr w:type="gramStart"/>
            <w:r>
              <w:rPr>
                <w:rFonts w:hint="eastAsia"/>
                <w:sz w:val="20"/>
                <w:szCs w:val="20"/>
              </w:rPr>
              <w:t>此次勾选级别</w:t>
            </w:r>
            <w:proofErr w:type="gramEnd"/>
            <w:r>
              <w:rPr>
                <w:rFonts w:hint="eastAsia"/>
                <w:sz w:val="20"/>
                <w:szCs w:val="20"/>
              </w:rPr>
              <w:t>。当且仅当点击“下一步：关联红包”按钮时，提交该级别选中内容至数据库。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A297DD" w14:textId="77777777" w:rsidR="00143353" w:rsidRDefault="00CC6330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动态读取星火系统理财经理级别</w:t>
            </w:r>
          </w:p>
          <w:p w14:paraId="2FC4BE7C" w14:textId="1FD92CCF" w:rsidR="006D34D7" w:rsidRPr="00076574" w:rsidRDefault="006D34D7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后台新增理财经理级别，则此筛选项理财经理级别同步更新</w:t>
            </w:r>
          </w:p>
        </w:tc>
      </w:tr>
      <w:tr w:rsidR="00143353" w:rsidRPr="00E91BB4" w14:paraId="1F8B7897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25A2AE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DED38F" w14:textId="6D78F2EA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自主发放红包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A0FC8F" w14:textId="6DE59510" w:rsidR="00143353" w:rsidDel="002539E5" w:rsidRDefault="00D13816" w:rsidP="00143353">
            <w:pPr>
              <w:pStyle w:val="af3"/>
              <w:spacing w:before="0" w:beforeAutospacing="0" w:after="0" w:afterAutospacing="0"/>
              <w:rPr>
                <w:del w:id="14" w:author="AutoBVT" w:date="2018-06-26T14:56:00Z"/>
                <w:rFonts w:ascii="Arial" w:hAnsi="Arial" w:cs="Arial"/>
                <w:color w:val="333333"/>
                <w:sz w:val="20"/>
                <w:szCs w:val="20"/>
              </w:rPr>
            </w:pPr>
            <w:del w:id="15" w:author="AutoBVT" w:date="2018-06-26T14:56:00Z">
              <w:r w:rsidDel="002539E5">
                <w:rPr>
                  <w:rFonts w:ascii="Arial" w:hAnsi="Arial" w:cs="Arial" w:hint="eastAsia"/>
                  <w:color w:val="333333"/>
                  <w:sz w:val="20"/>
                  <w:szCs w:val="20"/>
                </w:rPr>
                <w:delText>单选</w:delText>
              </w:r>
            </w:del>
          </w:p>
          <w:p w14:paraId="2866404F" w14:textId="77777777" w:rsidR="00D13816" w:rsidRDefault="00D13816" w:rsidP="00143353">
            <w:pPr>
              <w:pStyle w:val="af3"/>
              <w:spacing w:before="0" w:beforeAutospacing="0" w:after="0" w:afterAutospacing="0"/>
              <w:rPr>
                <w:rFonts w:ascii="Arial" w:hAnsi="Arial" w:cs="Arial" w:hint="eastAsia"/>
                <w:color w:val="333333"/>
                <w:sz w:val="20"/>
                <w:szCs w:val="20"/>
              </w:rPr>
            </w:pPr>
            <w:del w:id="16" w:author="AutoBVT" w:date="2018-06-26T14:56:00Z">
              <w:r w:rsidDel="002539E5">
                <w:rPr>
                  <w:rFonts w:ascii="Arial" w:hAnsi="Arial" w:cs="Arial" w:hint="eastAsia"/>
                  <w:color w:val="333333"/>
                  <w:sz w:val="20"/>
                  <w:szCs w:val="20"/>
                </w:rPr>
                <w:delText>非必填：单选项均默认为非选中</w:delText>
              </w:r>
            </w:del>
          </w:p>
          <w:p w14:paraId="497D0646" w14:textId="77777777" w:rsidR="002539E5" w:rsidRDefault="007D38E5" w:rsidP="00143353">
            <w:pPr>
              <w:pStyle w:val="af3"/>
              <w:spacing w:before="0" w:beforeAutospacing="0" w:after="0" w:afterAutospacing="0"/>
              <w:rPr>
                <w:rFonts w:ascii="Arial" w:hAnsi="Arial" w:cs="Arial" w:hint="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B0F0"/>
                <w:sz w:val="20"/>
                <w:szCs w:val="20"/>
              </w:rPr>
              <w:t>格式：下来筛选框</w:t>
            </w:r>
          </w:p>
          <w:p w14:paraId="2E6719CC" w14:textId="23D2F8B6" w:rsidR="009F0610" w:rsidRPr="007D38E5" w:rsidRDefault="009F0610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B0F0"/>
                <w:sz w:val="20"/>
                <w:szCs w:val="20"/>
              </w:rPr>
              <w:t>默认内容：请选择、理财经理自主发放红包、理财经理非自主发放红包。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781AA4" w14:textId="77777777" w:rsidR="002539E5" w:rsidRDefault="002539E5" w:rsidP="00160F97">
            <w:pPr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</w:p>
          <w:p w14:paraId="0DBB60F0" w14:textId="77777777" w:rsidR="00143353" w:rsidRDefault="007A1BA7" w:rsidP="00160F97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理财经理自主发放红包：即理财经理</w:t>
            </w:r>
            <w:r w:rsidR="003A12D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属性“</w:t>
            </w:r>
            <w:r w:rsidR="003244A4" w:rsidRPr="003244A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是否理财经理发放红包 生效结果===</w:t>
            </w:r>
            <w:r w:rsidR="00160F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</w:t>
            </w:r>
            <w:r w:rsidR="003A12D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445582E6" w14:textId="38651826" w:rsidR="00D654E5" w:rsidRPr="00D654E5" w:rsidRDefault="00D654E5" w:rsidP="00F704F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理财经理非自主发放红包：即理财经理属性“</w:t>
            </w:r>
            <w:r w:rsidRPr="003244A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是否理财经理发放红包 生效结果===</w:t>
            </w:r>
            <w:r w:rsidR="00F704F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</w:tc>
      </w:tr>
      <w:tr w:rsidR="00143353" w:rsidRPr="00E91BB4" w14:paraId="24BEF8B9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07D1DA4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E6EC74" w14:textId="67781D67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店铺交易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C49598" w14:textId="77777777" w:rsidR="00143353" w:rsidRDefault="006C0114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下拉选项</w:t>
            </w:r>
          </w:p>
          <w:p w14:paraId="20F0C412" w14:textId="77777777" w:rsidR="00C86C2A" w:rsidRDefault="00C86C2A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选项内容：请选择、店铺有交易、店铺无交易</w:t>
            </w:r>
          </w:p>
          <w:p w14:paraId="4FD00098" w14:textId="77777777" w:rsidR="003E4E7C" w:rsidRDefault="003E4E7C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  <w:p w14:paraId="1809E9BF" w14:textId="51154FE8" w:rsidR="003E4E7C" w:rsidRPr="00E9789A" w:rsidRDefault="003E4E7C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默认选择“请选择”项。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59026D" w14:textId="41FE39A9" w:rsidR="00143353" w:rsidRPr="00076574" w:rsidRDefault="00520E65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20E6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店铺交易：用下拉列表方便扩展“交易笔数大于多少条，交易金额大于多少等。</w:t>
            </w:r>
          </w:p>
        </w:tc>
      </w:tr>
      <w:tr w:rsidR="00143353" w:rsidRPr="00E91BB4" w14:paraId="5444A9E9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0A0191B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EFEC43" w14:textId="5F6FA502" w:rsidR="00143353" w:rsidRDefault="008532D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排除个人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AEB418" w14:textId="77777777" w:rsidR="00143353" w:rsidRDefault="006D042F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按钮“导入黑名单”</w:t>
            </w:r>
          </w:p>
          <w:p w14:paraId="67479CCE" w14:textId="24B11749" w:rsidR="00B97A00" w:rsidRPr="00E9789A" w:rsidRDefault="00B97A00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BA83F6" w14:textId="2AD351C5" w:rsidR="00143353" w:rsidRDefault="00B527C1" w:rsidP="00864AFA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点击“导入黑名单”，</w:t>
            </w:r>
            <w:proofErr w:type="gramStart"/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</w:t>
            </w:r>
            <w:r w:rsidR="00BD3F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层=&gt;</w:t>
            </w:r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</w:t>
            </w:r>
            <w:r w:rsidR="00BD3F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=&gt;</w:t>
            </w:r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并确认</w:t>
            </w:r>
            <w:r w:rsidR="008139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</w:t>
            </w:r>
            <w:r w:rsidR="00950C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</w:t>
            </w:r>
            <w:r w:rsidR="00864AF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</w:t>
            </w:r>
          </w:p>
          <w:p w14:paraId="1F309587" w14:textId="1933EDD4" w:rsidR="007D7C56" w:rsidRDefault="007D7C56" w:rsidP="001929E5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</w:t>
            </w:r>
            <w:r w:rsidR="00AE3FF5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上传文件中是否有重复数据</w:t>
            </w:r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</w:t>
            </w:r>
            <w:proofErr w:type="gramStart"/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</w:t>
            </w:r>
            <w:r w:rsidR="00A91F2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</w:t>
            </w:r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</w:t>
            </w:r>
            <w:proofErr w:type="gramEnd"/>
            <w:r w:rsidR="00A91F2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</w:t>
            </w:r>
            <w:r w:rsidR="004E193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“重复数据！”</w:t>
            </w:r>
            <w:r w:rsidR="00B6036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0AE75F1B" w14:textId="224E17E1" w:rsidR="004E1935" w:rsidRPr="001929E5" w:rsidRDefault="004E1935" w:rsidP="001929E5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上传文件中是否有非法理财经理ID</w:t>
            </w:r>
            <w:r w:rsidR="003045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</w:t>
            </w:r>
            <w:r w:rsidR="002059C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位</w:t>
            </w:r>
            <w:r w:rsidR="003045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数字）</w:t>
            </w:r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</w:t>
            </w:r>
            <w:r w:rsidR="007D02C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该ID不是有效的理财经理ID</w:t>
            </w:r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166F3BB1" w14:textId="6C4626C1" w:rsidR="00FF71C6" w:rsidRDefault="00A26A3F" w:rsidP="00A63F5A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BE00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  <w:r w:rsidR="00681A5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重复。重复则</w:t>
            </w:r>
            <w:r w:rsidR="00A63F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错误提示</w:t>
            </w:r>
            <w:r w:rsidR="004515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</w:t>
            </w:r>
            <w:r w:rsidR="00E621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</w:t>
            </w:r>
            <w:r w:rsidR="004834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 w:rsidR="00E621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黑名单用户！</w:t>
            </w:r>
            <w:r w:rsidR="004515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0D799850" w14:textId="5A49BAFD" w:rsidR="00FF71C6" w:rsidRPr="00FF71C6" w:rsidRDefault="00BE0096" w:rsidP="00A63F5A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</w:t>
            </w:r>
            <w:r w:rsidR="00DC7F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文件中理财经理ID与历史已导入白名单用户匹配，如有重复则错误提示“</w:t>
            </w:r>
            <w:r w:rsidR="00F339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</w:t>
            </w:r>
            <w:r w:rsidR="004834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 w:rsidR="00F339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白名单用户！</w:t>
            </w:r>
            <w:r w:rsidR="00DC7F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0274DDD9" w14:textId="628D4536" w:rsidR="00365D50" w:rsidRDefault="00C45940" w:rsidP="00A66E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如校验正确，</w:t>
            </w:r>
            <w:r w:rsidR="00824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则记录至数据库</w:t>
            </w:r>
            <w:r w:rsidR="00F02B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，且记录导入批次。</w:t>
            </w:r>
            <w:r w:rsidR="00824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6538A032" w14:textId="208C13B7" w:rsidR="00E02AD8" w:rsidRDefault="00D82BC8" w:rsidP="006546F2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</w:t>
            </w:r>
            <w:r w:rsidR="00471E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：则已导入文件，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CA57E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导入批次</w:t>
            </w:r>
            <w:r w:rsidR="00857C6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文件名</w:t>
            </w:r>
          </w:p>
          <w:p w14:paraId="38DD18B7" w14:textId="01439446" w:rsidR="00E02AD8" w:rsidRDefault="00054243" w:rsidP="00054243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9BFE33" wp14:editId="4F07661B">
                  <wp:extent cx="1844965" cy="345600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0E543" w14:textId="353ADF44" w:rsidR="009C4A2B" w:rsidRPr="006546F2" w:rsidRDefault="00857C6E" w:rsidP="0015163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批次名：当前时间戳</w:t>
            </w:r>
            <w:r w:rsidR="009C4A2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  <w:r w:rsidR="001516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以及删除标志。</w:t>
            </w:r>
          </w:p>
          <w:p w14:paraId="285D57A3" w14:textId="213B46A5" w:rsidR="00FD732C" w:rsidRPr="00017B46" w:rsidRDefault="007D00B7" w:rsidP="00017B46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</w:t>
            </w:r>
            <w:proofErr w:type="gramStart"/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查看已导入黑</w:t>
            </w:r>
            <w:proofErr w:type="gramEnd"/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74CD88C8" w14:textId="47E6D1C3" w:rsidR="00050E09" w:rsidRDefault="00C038B5" w:rsidP="002F360F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 w:rsidR="002F36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 w:rsidR="002F36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</w:t>
            </w:r>
            <w:r w:rsidR="00CD29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2F360F">
              <w:rPr>
                <w:noProof/>
              </w:rPr>
              <w:t xml:space="preserve"> </w:t>
            </w:r>
            <w:r w:rsidR="001929E5">
              <w:rPr>
                <w:noProof/>
              </w:rPr>
              <w:lastRenderedPageBreak/>
              <w:drawing>
                <wp:inline distT="0" distB="0" distL="0" distR="0" wp14:anchorId="5FE4063E" wp14:editId="4BF4D6F5">
                  <wp:extent cx="1791200" cy="13608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917" cy="136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13DB6" w14:textId="77777777" w:rsidR="004C4A0F" w:rsidRDefault="009447BC" w:rsidP="00050E0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确认层提示“确认删除本批次黑名单？”</w:t>
            </w:r>
          </w:p>
          <w:p w14:paraId="353383CF" w14:textId="6A4F214A" w:rsidR="009447BC" w:rsidRPr="00FA510B" w:rsidRDefault="004C4A0F" w:rsidP="00050E0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</w:t>
            </w:r>
            <w:r w:rsidR="009710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物理</w:t>
            </w:r>
            <w:proofErr w:type="gramStart"/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41577C34" w14:textId="14A0EAC0" w:rsidR="00050E09" w:rsidRPr="00BF662F" w:rsidRDefault="004C4A0F" w:rsidP="00BF662F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143353" w:rsidRPr="00E91BB4" w14:paraId="194A38FD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6EC67C" w14:textId="6FBE4E32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C18473" w14:textId="7B14FC08" w:rsidR="00143353" w:rsidRDefault="002566FB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E0649E" w14:textId="65956E4D" w:rsidR="003B714B" w:rsidRDefault="003B714B" w:rsidP="003B714B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按钮“导入</w:t>
            </w:r>
            <w:r w:rsidR="00D611A7">
              <w:rPr>
                <w:rFonts w:ascii="Arial" w:hAnsi="Arial" w:cs="Arial" w:hint="eastAsia"/>
                <w:color w:val="333333"/>
                <w:sz w:val="20"/>
                <w:szCs w:val="20"/>
              </w:rPr>
              <w:t>白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名单”</w:t>
            </w:r>
          </w:p>
          <w:p w14:paraId="5B02FDED" w14:textId="6080FAB5" w:rsidR="00143353" w:rsidRPr="00E9789A" w:rsidRDefault="003B714B" w:rsidP="003B714B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64C3A7" w14:textId="300FC904" w:rsidR="00143353" w:rsidRDefault="00D93AC3" w:rsidP="00FB4718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  <w:r w:rsidR="000267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FB47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</w:t>
            </w:r>
            <w:proofErr w:type="gramStart"/>
            <w:r w:rsidR="00FB47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导出白</w:t>
            </w:r>
            <w:proofErr w:type="gramEnd"/>
            <w:r w:rsidR="00FB47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名单用户与理财经理等级、级别、自主发放红包、店铺交易等项</w:t>
            </w:r>
            <w:r w:rsidR="00B4733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理财经理名单间不做</w:t>
            </w:r>
            <w:r w:rsidR="00EB1B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任何限制</w:t>
            </w:r>
            <w:r w:rsidR="00B4733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068AE5D7" w14:textId="36B81B6D" w:rsidR="00C741C5" w:rsidRDefault="002F40B7" w:rsidP="00FB4718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补充个人，即特例补充</w:t>
            </w:r>
            <w:r w:rsidR="006218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r w:rsidR="005A76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4915867C" w14:textId="77777777" w:rsidR="00E71440" w:rsidRDefault="00710980" w:rsidP="00E71440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点击“导入白名单”弹出选择文件层如图</w:t>
            </w:r>
          </w:p>
          <w:p w14:paraId="602C5D5A" w14:textId="3C7C5B02" w:rsidR="00E71440" w:rsidRDefault="00E71440" w:rsidP="00E71440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BC2037" wp14:editId="112C9235">
                  <wp:extent cx="2275200" cy="835200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15" cy="83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A6D8B" w14:textId="785F1F43" w:rsidR="00DC52CC" w:rsidRPr="004E196C" w:rsidRDefault="001343A2" w:rsidP="004E196C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选择白名单文件，点击“保存”按钮，上传白名单文件并校验文件内容正确性</w:t>
            </w:r>
          </w:p>
          <w:p w14:paraId="6C193DAB" w14:textId="7D442F05" w:rsidR="00DC52CC" w:rsidRPr="00974F00" w:rsidRDefault="00DC52CC" w:rsidP="00974F00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则弹层提示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1F5FB099" w14:textId="2E5D655A" w:rsidR="00DC52CC" w:rsidRPr="00974F00" w:rsidRDefault="00DC52CC" w:rsidP="00974F00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上传文件中是否有非法理财经理ID</w:t>
            </w:r>
            <w:r w:rsidR="008E543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（即12位数字）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提示层“该ID不是有效的理财经理ID</w:t>
            </w:r>
            <w:r w:rsidR="004E196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3506B194" w14:textId="042E6D2B" w:rsidR="00DC52CC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上传文件中理财经理ID是否与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</w:t>
            </w:r>
            <w:r w:rsidR="005166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黑名单用户！”</w:t>
            </w:r>
          </w:p>
          <w:p w14:paraId="5CD745FE" w14:textId="557C0E4E" w:rsidR="00DC52CC" w:rsidRPr="00FF71C6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上传文件中理财经理ID与历史已导入白名单用户匹配，如有重复则错误提示“已存在</w:t>
            </w:r>
            <w:r w:rsidR="007D48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白名单用户！”</w:t>
            </w:r>
          </w:p>
          <w:p w14:paraId="49A50933" w14:textId="77777777" w:rsidR="00DC52CC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5B5EC0E4" w14:textId="533F5954" w:rsidR="00DC52CC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</w:t>
            </w:r>
            <w:r w:rsidR="00F45D7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，显示导入批次文件名</w:t>
            </w:r>
          </w:p>
          <w:p w14:paraId="5D1AE316" w14:textId="77777777" w:rsidR="00DC52CC" w:rsidRDefault="00DC52CC" w:rsidP="00DC52CC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9D02A96" wp14:editId="11FE70CC">
                  <wp:extent cx="1844965" cy="345600"/>
                  <wp:effectExtent l="0" t="0" r="317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6B149" w14:textId="77777777" w:rsidR="00DC52CC" w:rsidRPr="006546F2" w:rsidRDefault="00DC52CC" w:rsidP="00DC52CC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批次名：当前时间戳；以及删除标志。</w:t>
            </w:r>
          </w:p>
          <w:p w14:paraId="294C25BF" w14:textId="51AE2C4D" w:rsidR="00DC52CC" w:rsidRPr="00017B46" w:rsidRDefault="00DC52CC" w:rsidP="00DC52CC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下载查看已导入</w:t>
            </w:r>
            <w:r w:rsidR="001412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6950DD56" w14:textId="2B3F9D9B" w:rsidR="00DC52CC" w:rsidRDefault="00DC52CC" w:rsidP="00DC52CC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 w:rsidR="00D556BD" w:rsidRPr="00146F7D">
              <w:rPr>
                <w:noProof/>
              </w:rPr>
              <w:drawing>
                <wp:inline distT="0" distB="0" distL="0" distR="0" wp14:anchorId="428DFD3A" wp14:editId="77956651">
                  <wp:extent cx="1627200" cy="892800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8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81AFC" w14:textId="5BDCB3EA" w:rsidR="00DC52CC" w:rsidRDefault="00DC52CC" w:rsidP="00DC52C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</w:t>
            </w:r>
            <w:r w:rsidR="002A4C7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名单？”</w:t>
            </w:r>
          </w:p>
          <w:p w14:paraId="0F402139" w14:textId="77777777" w:rsidR="00DC52CC" w:rsidRPr="00FA510B" w:rsidRDefault="00DC52CC" w:rsidP="00DC52C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1CD4583F" w14:textId="39831CF3" w:rsidR="00D7216A" w:rsidRPr="00146F7D" w:rsidRDefault="00DC52CC" w:rsidP="00E71440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</w:tbl>
    <w:p w14:paraId="38503DEA" w14:textId="77777777" w:rsidR="00143353" w:rsidRDefault="00143353" w:rsidP="00066E12">
      <w:pPr>
        <w:jc w:val="left"/>
      </w:pPr>
    </w:p>
    <w:p w14:paraId="79640622" w14:textId="77777777" w:rsidR="00143353" w:rsidRDefault="00143353" w:rsidP="00066E12">
      <w:pPr>
        <w:jc w:val="left"/>
      </w:pPr>
    </w:p>
    <w:p w14:paraId="0D4C352D" w14:textId="77777777" w:rsidR="00143353" w:rsidRDefault="00143353" w:rsidP="00066E12">
      <w:pPr>
        <w:jc w:val="left"/>
      </w:pPr>
    </w:p>
    <w:p w14:paraId="50004BC0" w14:textId="10B5C582" w:rsidR="00E22388" w:rsidRPr="00E4175D" w:rsidRDefault="00143353" w:rsidP="00E4175D">
      <w:pPr>
        <w:jc w:val="left"/>
      </w:pPr>
      <w:r>
        <w:br w:type="textWrapping" w:clear="all"/>
      </w:r>
    </w:p>
    <w:p w14:paraId="74EE4AF6" w14:textId="77777777" w:rsidR="00002297" w:rsidRDefault="00002297" w:rsidP="00FA4580">
      <w:pPr>
        <w:ind w:left="420"/>
      </w:pPr>
    </w:p>
    <w:p w14:paraId="20DA1FFB" w14:textId="77777777" w:rsidR="005245D1" w:rsidRDefault="005245D1" w:rsidP="005245D1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1.3.1.2.2发红包至出借人</w:t>
      </w:r>
    </w:p>
    <w:p w14:paraId="70741EED" w14:textId="3B89021C" w:rsidR="005079FF" w:rsidRDefault="00B851B5" w:rsidP="00B851B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发红包至出借人，即活动参与对象为“理财经理</w:t>
      </w:r>
      <w:r w:rsidR="00836FF8">
        <w:rPr>
          <w:rFonts w:hint="eastAsia"/>
        </w:rPr>
        <w:t>的</w:t>
      </w:r>
      <w:r>
        <w:rPr>
          <w:rFonts w:hint="eastAsia"/>
        </w:rPr>
        <w:t>用户”</w:t>
      </w:r>
      <w:r w:rsidR="00AD0737">
        <w:rPr>
          <w:rFonts w:hint="eastAsia"/>
        </w:rPr>
        <w:t>而</w:t>
      </w:r>
      <w:r>
        <w:rPr>
          <w:rFonts w:hint="eastAsia"/>
        </w:rPr>
        <w:t>非理财经理。</w:t>
      </w:r>
      <w:r w:rsidR="007014ED">
        <w:rPr>
          <w:rFonts w:hint="eastAsia"/>
        </w:rPr>
        <w:t>故活动参与对象有两个维度</w:t>
      </w:r>
    </w:p>
    <w:p w14:paraId="1222C99C" w14:textId="54F5AC0E" w:rsidR="007014ED" w:rsidRDefault="007014ED" w:rsidP="007014ED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、即直接出借人维度</w:t>
      </w:r>
      <w:r w:rsidR="008B21E5">
        <w:rPr>
          <w:rFonts w:hint="eastAsia"/>
        </w:rPr>
        <w:t>。</w:t>
      </w:r>
    </w:p>
    <w:p w14:paraId="6FA1CD95" w14:textId="37D24861" w:rsidR="0042311C" w:rsidRDefault="007014ED" w:rsidP="003530FD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、理财经理的维度</w:t>
      </w:r>
      <w:r w:rsidR="0047113C">
        <w:rPr>
          <w:rFonts w:hint="eastAsia"/>
        </w:rPr>
        <w:t>：</w:t>
      </w:r>
      <w:r w:rsidR="00370E17">
        <w:rPr>
          <w:rFonts w:hint="eastAsia"/>
        </w:rPr>
        <w:t>‘即符合条件的理财经理’</w:t>
      </w:r>
      <w:r w:rsidR="000629E9">
        <w:rPr>
          <w:rFonts w:hint="eastAsia"/>
        </w:rPr>
        <w:t>的用户</w:t>
      </w:r>
      <w:r w:rsidR="00501A6F">
        <w:rPr>
          <w:rFonts w:hint="eastAsia"/>
        </w:rPr>
        <w:t>。</w:t>
      </w:r>
    </w:p>
    <w:p w14:paraId="2035A8D1" w14:textId="44122FFE" w:rsidR="00286610" w:rsidRPr="004C23CB" w:rsidRDefault="00286610" w:rsidP="00286610">
      <w:pPr>
        <w:pStyle w:val="a5"/>
        <w:numPr>
          <w:ilvl w:val="1"/>
          <w:numId w:val="22"/>
        </w:numPr>
        <w:ind w:firstLineChars="0"/>
        <w:rPr>
          <w:color w:val="E36C0A" w:themeColor="accent6" w:themeShade="BF"/>
        </w:rPr>
      </w:pPr>
      <w:r w:rsidRPr="004C23CB">
        <w:rPr>
          <w:rFonts w:hint="eastAsia"/>
          <w:color w:val="E36C0A" w:themeColor="accent6" w:themeShade="BF"/>
        </w:rPr>
        <w:t>3</w:t>
      </w:r>
      <w:r w:rsidRPr="004C23CB">
        <w:rPr>
          <w:rFonts w:hint="eastAsia"/>
          <w:color w:val="E36C0A" w:themeColor="accent6" w:themeShade="BF"/>
        </w:rPr>
        <w:t>、出借人维度与理财经理维度不可同时选择。</w:t>
      </w:r>
    </w:p>
    <w:p w14:paraId="4991AD6D" w14:textId="288DAA04" w:rsidR="00286610" w:rsidRDefault="00286610" w:rsidP="00FE2428">
      <w:pPr>
        <w:pStyle w:val="a5"/>
        <w:numPr>
          <w:ilvl w:val="2"/>
          <w:numId w:val="22"/>
        </w:numPr>
        <w:ind w:firstLineChars="0"/>
      </w:pPr>
      <w:r w:rsidRPr="004C23CB">
        <w:rPr>
          <w:rFonts w:hint="eastAsia"/>
          <w:color w:val="E36C0A" w:themeColor="accent6" w:themeShade="BF"/>
        </w:rPr>
        <w:t>即</w:t>
      </w:r>
      <w:r w:rsidR="008506F6">
        <w:rPr>
          <w:rFonts w:hint="eastAsia"/>
          <w:color w:val="E36C0A" w:themeColor="accent6" w:themeShade="BF"/>
        </w:rPr>
        <w:t>筛选</w:t>
      </w:r>
      <w:r w:rsidRPr="004C23CB">
        <w:rPr>
          <w:rFonts w:hint="eastAsia"/>
          <w:color w:val="E36C0A" w:themeColor="accent6" w:themeShade="BF"/>
        </w:rPr>
        <w:t>出借人、</w:t>
      </w:r>
      <w:r w:rsidR="005177BE">
        <w:rPr>
          <w:rFonts w:hint="eastAsia"/>
          <w:color w:val="E36C0A" w:themeColor="accent6" w:themeShade="BF"/>
        </w:rPr>
        <w:t>筛选</w:t>
      </w:r>
      <w:r w:rsidRPr="004C23CB">
        <w:rPr>
          <w:rFonts w:hint="eastAsia"/>
          <w:color w:val="E36C0A" w:themeColor="accent6" w:themeShade="BF"/>
        </w:rPr>
        <w:t>理财经理</w:t>
      </w:r>
      <w:r w:rsidR="005177BE">
        <w:rPr>
          <w:rFonts w:hint="eastAsia"/>
          <w:color w:val="E36C0A" w:themeColor="accent6" w:themeShade="BF"/>
        </w:rPr>
        <w:t>的用户</w:t>
      </w:r>
      <w:r w:rsidRPr="004C23CB">
        <w:rPr>
          <w:rFonts w:hint="eastAsia"/>
          <w:color w:val="E36C0A" w:themeColor="accent6" w:themeShade="BF"/>
        </w:rPr>
        <w:t>选项仅可选中一项提交。</w:t>
      </w:r>
    </w:p>
    <w:p w14:paraId="4CF6DF4E" w14:textId="7C276C55" w:rsidR="00A71E1E" w:rsidRDefault="009F59D2" w:rsidP="00344D45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tab</w:t>
      </w:r>
      <w:r>
        <w:rPr>
          <w:rFonts w:hint="eastAsia"/>
        </w:rPr>
        <w:t>切换出借人维度与理财经理维度。</w:t>
      </w:r>
    </w:p>
    <w:p w14:paraId="1EC26EE0" w14:textId="62764CB0" w:rsidR="003365F5" w:rsidRPr="00E77A47" w:rsidRDefault="00500A53" w:rsidP="004B2186">
      <w:pPr>
        <w:pStyle w:val="a5"/>
        <w:numPr>
          <w:ilvl w:val="0"/>
          <w:numId w:val="17"/>
        </w:numPr>
        <w:ind w:firstLineChars="0"/>
        <w:rPr>
          <w:b/>
          <w:color w:val="00B0F0"/>
        </w:rPr>
      </w:pPr>
      <w:r w:rsidRPr="00B94F08">
        <w:rPr>
          <w:rFonts w:hint="eastAsia"/>
          <w:b/>
        </w:rPr>
        <w:t xml:space="preserve"> </w:t>
      </w:r>
      <w:r w:rsidR="006737CD" w:rsidRPr="00E77A47">
        <w:rPr>
          <w:rFonts w:hint="eastAsia"/>
          <w:b/>
          <w:color w:val="00B0F0"/>
        </w:rPr>
        <w:t>筛选出借人</w:t>
      </w:r>
    </w:p>
    <w:p w14:paraId="4D62451B" w14:textId="74C546D6" w:rsidR="00874CA6" w:rsidRDefault="00D264D3" w:rsidP="00CA725E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F3B6CFD" wp14:editId="35D0F975">
            <wp:extent cx="5486400" cy="49174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CB60" w14:textId="107DE59E" w:rsidR="00D72B27" w:rsidRPr="00E77A47" w:rsidRDefault="00BC2758" w:rsidP="004B2186">
      <w:pPr>
        <w:pStyle w:val="a5"/>
        <w:numPr>
          <w:ilvl w:val="0"/>
          <w:numId w:val="17"/>
        </w:numPr>
        <w:ind w:firstLineChars="0"/>
        <w:rPr>
          <w:b/>
          <w:color w:val="00B0F0"/>
        </w:rPr>
      </w:pPr>
      <w:r w:rsidRPr="00E77A47">
        <w:rPr>
          <w:rFonts w:hint="eastAsia"/>
          <w:b/>
          <w:color w:val="00B0F0"/>
        </w:rPr>
        <w:t>筛选理财经理的客户</w:t>
      </w:r>
    </w:p>
    <w:p w14:paraId="0D12B51B" w14:textId="0C8B8DC0" w:rsidR="00A00788" w:rsidRDefault="00A35424" w:rsidP="00A0078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0C9ABDB" wp14:editId="33D2D7BC">
            <wp:extent cx="5486400" cy="3215640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F341" w14:textId="78AB0B0C" w:rsidR="00185379" w:rsidRDefault="00185379" w:rsidP="00185379">
      <w:pPr>
        <w:pStyle w:val="a5"/>
        <w:numPr>
          <w:ilvl w:val="0"/>
          <w:numId w:val="17"/>
        </w:numPr>
        <w:ind w:firstLineChars="0"/>
        <w:rPr>
          <w:b/>
        </w:rPr>
      </w:pPr>
      <w:r>
        <w:rPr>
          <w:rFonts w:hint="eastAsia"/>
          <w:b/>
        </w:rPr>
        <w:t>说明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50"/>
        <w:gridCol w:w="1843"/>
        <w:gridCol w:w="2872"/>
        <w:gridCol w:w="3798"/>
      </w:tblGrid>
      <w:tr w:rsidR="00D21F53" w:rsidRPr="00E91BB4" w14:paraId="16E5A608" w14:textId="77777777" w:rsidTr="00650FEC">
        <w:trPr>
          <w:trHeight w:val="300"/>
        </w:trPr>
        <w:tc>
          <w:tcPr>
            <w:tcW w:w="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647586" w14:textId="77777777" w:rsidR="00D21F53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lastRenderedPageBreak/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D774F" w14:textId="77777777" w:rsidR="00D21F53" w:rsidRPr="00E91BB4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8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70589" w14:textId="77777777" w:rsidR="00D21F53" w:rsidRPr="00E91BB4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FC5215" w14:textId="77777777" w:rsidR="00D21F53" w:rsidRPr="00E91BB4" w:rsidRDefault="00D21F53" w:rsidP="0036122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246334" w:rsidRPr="00E91BB4" w14:paraId="4AC4D231" w14:textId="77777777" w:rsidTr="00650FEC">
        <w:trPr>
          <w:trHeight w:val="300"/>
        </w:trPr>
        <w:tc>
          <w:tcPr>
            <w:tcW w:w="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80F7DB" w14:textId="317AA2C2" w:rsidR="00246334" w:rsidRDefault="00246334" w:rsidP="0036122D">
            <w:pPr>
              <w:widowControl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B15D1B" w14:textId="48C2BBE6" w:rsidR="00246334" w:rsidRPr="0099161E" w:rsidRDefault="00320BB2" w:rsidP="0036122D">
            <w:pPr>
              <w:widowControl/>
              <w:rPr>
                <w:rFonts w:ascii="宋体" w:hAnsi="宋体" w:cs="宋体" w:hint="eastAsia"/>
                <w:b/>
                <w:bCs/>
                <w:color w:val="00B0F0"/>
                <w:kern w:val="0"/>
                <w:sz w:val="20"/>
                <w:szCs w:val="21"/>
              </w:rPr>
            </w:pPr>
            <w:r w:rsidRPr="0099161E">
              <w:rPr>
                <w:rFonts w:ascii="宋体" w:hAnsi="宋体" w:cs="宋体" w:hint="eastAsia"/>
                <w:b/>
                <w:bCs/>
                <w:color w:val="00B0F0"/>
                <w:kern w:val="0"/>
                <w:sz w:val="20"/>
                <w:szCs w:val="21"/>
              </w:rPr>
              <w:t>参与对象</w:t>
            </w:r>
          </w:p>
        </w:tc>
        <w:tc>
          <w:tcPr>
            <w:tcW w:w="28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D9CB" w14:textId="77777777" w:rsidR="00246334" w:rsidRPr="0099161E" w:rsidRDefault="00747838" w:rsidP="0036122D">
            <w:pPr>
              <w:widowControl/>
              <w:rPr>
                <w:rFonts w:ascii="宋体" w:hAnsi="宋体" w:cs="宋体" w:hint="eastAsia"/>
                <w:b/>
                <w:bCs/>
                <w:color w:val="00B0F0"/>
                <w:kern w:val="0"/>
                <w:sz w:val="20"/>
                <w:szCs w:val="21"/>
              </w:rPr>
            </w:pPr>
            <w:r w:rsidRPr="0099161E">
              <w:rPr>
                <w:rFonts w:ascii="宋体" w:hAnsi="宋体" w:cs="宋体" w:hint="eastAsia"/>
                <w:b/>
                <w:bCs/>
                <w:color w:val="00B0F0"/>
                <w:kern w:val="0"/>
                <w:sz w:val="20"/>
                <w:szCs w:val="21"/>
              </w:rPr>
              <w:t>单选：</w:t>
            </w:r>
          </w:p>
          <w:p w14:paraId="1A05642A" w14:textId="77777777" w:rsidR="00747838" w:rsidRPr="0099161E" w:rsidRDefault="00747838" w:rsidP="0036122D">
            <w:pPr>
              <w:widowControl/>
              <w:rPr>
                <w:rFonts w:ascii="宋体" w:hAnsi="宋体" w:cs="宋体" w:hint="eastAsia"/>
                <w:b/>
                <w:bCs/>
                <w:color w:val="00B0F0"/>
                <w:kern w:val="0"/>
                <w:sz w:val="20"/>
                <w:szCs w:val="21"/>
              </w:rPr>
            </w:pPr>
            <w:r w:rsidRPr="0099161E">
              <w:rPr>
                <w:rFonts w:ascii="宋体" w:hAnsi="宋体" w:cs="宋体" w:hint="eastAsia"/>
                <w:b/>
                <w:bCs/>
                <w:color w:val="00B0F0"/>
                <w:kern w:val="0"/>
                <w:sz w:val="20"/>
                <w:szCs w:val="21"/>
              </w:rPr>
              <w:t>默认选中“筛选出借人”</w:t>
            </w:r>
          </w:p>
          <w:p w14:paraId="534DB8C3" w14:textId="6D676D9B" w:rsidR="004A1A9C" w:rsidRPr="0099161E" w:rsidRDefault="004A1A9C" w:rsidP="0036122D">
            <w:pPr>
              <w:widowControl/>
              <w:rPr>
                <w:rFonts w:ascii="宋体" w:hAnsi="宋体" w:cs="宋体" w:hint="eastAsia"/>
                <w:b/>
                <w:bCs/>
                <w:color w:val="00B0F0"/>
                <w:kern w:val="0"/>
                <w:sz w:val="20"/>
                <w:szCs w:val="21"/>
              </w:rPr>
            </w:pPr>
            <w:r w:rsidRPr="0099161E">
              <w:rPr>
                <w:rFonts w:ascii="宋体" w:hAnsi="宋体" w:cs="宋体" w:hint="eastAsia"/>
                <w:b/>
                <w:bCs/>
                <w:color w:val="00B0F0"/>
                <w:kern w:val="0"/>
                <w:sz w:val="20"/>
                <w:szCs w:val="21"/>
              </w:rPr>
              <w:t>选中不同参与对象，页面切换，筛选内容不同</w:t>
            </w:r>
          </w:p>
        </w:tc>
        <w:tc>
          <w:tcPr>
            <w:tcW w:w="3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B5F6AA" w14:textId="77777777" w:rsidR="00246334" w:rsidRDefault="00246334" w:rsidP="0036122D">
            <w:pPr>
              <w:widowControl/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</w:tr>
      <w:tr w:rsidR="00281D39" w:rsidRPr="00E91BB4" w14:paraId="761C72A5" w14:textId="77777777" w:rsidTr="0036122D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CF3B23" w14:textId="0CFD2078" w:rsidR="00281D39" w:rsidRPr="00077356" w:rsidRDefault="003720BF" w:rsidP="00281D39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4F3FF0">
              <w:rPr>
                <w:rFonts w:ascii="宋体" w:hAnsi="宋体" w:cs="宋体" w:hint="eastAsia"/>
                <w:b/>
                <w:color w:val="00B0F0"/>
                <w:kern w:val="0"/>
                <w:sz w:val="20"/>
                <w:szCs w:val="21"/>
              </w:rPr>
              <w:t>筛选出借人</w:t>
            </w:r>
          </w:p>
        </w:tc>
      </w:tr>
      <w:tr w:rsidR="00D21F53" w:rsidRPr="00E91BB4" w14:paraId="75AF20C5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C672857" w14:textId="77777777" w:rsidR="00D21F53" w:rsidRPr="00B37BDA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C8369F2" w14:textId="29C66238" w:rsidR="00D21F53" w:rsidRPr="00DF7B0A" w:rsidRDefault="00220655" w:rsidP="0036122D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 w:rsidRPr="00DF7B0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筛选出借人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8448AC" w14:textId="4275CBE2" w:rsidR="00065871" w:rsidRPr="00DF7B0A" w:rsidRDefault="0015752A" w:rsidP="0036122D">
            <w:pPr>
              <w:widowControl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 w:rsidRPr="00DF7B0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默认选中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62D2E4" w14:textId="75EE090C" w:rsidR="00D21F53" w:rsidRPr="00DF7B0A" w:rsidRDefault="00351808" w:rsidP="0036122D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 w:rsidRPr="00DF7B0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筛选</w:t>
            </w:r>
            <w:r w:rsidR="00B813DB" w:rsidRPr="00DF7B0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全部出借人时：显示出借人交易、排除个人、补充个人项</w:t>
            </w:r>
          </w:p>
          <w:p w14:paraId="45E4CD91" w14:textId="39A200DF" w:rsidR="00B813DB" w:rsidRPr="00DF7B0A" w:rsidRDefault="007E10C5" w:rsidP="00B92161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 w:rsidRPr="00DF7B0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当显示出借人交易、排除个人、补充个人项均未选择时，表示参与对象为</w:t>
            </w:r>
            <w:r w:rsidR="00B92161" w:rsidRPr="00DF7B0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全部</w:t>
            </w:r>
            <w:r w:rsidRPr="00DF7B0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出借人</w:t>
            </w:r>
          </w:p>
        </w:tc>
      </w:tr>
      <w:tr w:rsidR="00D21F53" w:rsidRPr="00E91BB4" w14:paraId="4405E35E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A891163" w14:textId="77777777" w:rsidR="00D21F53" w:rsidRPr="00B37BDA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6CEB7D" w14:textId="4621741D" w:rsidR="00D21F53" w:rsidRDefault="00D95CA7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出借人交易单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3938E" w14:textId="77777777" w:rsidR="00D21F53" w:rsidRDefault="002C09A6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下来筛选框</w:t>
            </w:r>
          </w:p>
          <w:p w14:paraId="2995169E" w14:textId="77777777" w:rsidR="00A97320" w:rsidRDefault="00A97320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内容：请选择、出借人有交易、出借人无交易</w:t>
            </w:r>
          </w:p>
          <w:p w14:paraId="0893032A" w14:textId="5B483E91" w:rsidR="0066334F" w:rsidRDefault="0066334F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默认选中：请选择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C9A5D9" w14:textId="77777777" w:rsidR="00D21F53" w:rsidRDefault="005B6B3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出借人有交易：即已付款交易单笔数大于0的出借人。</w:t>
            </w:r>
          </w:p>
          <w:p w14:paraId="0AED1331" w14:textId="68EE8014" w:rsidR="00B553F5" w:rsidRDefault="00B553F5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出借人无交易：即已付款交易笔数小于等于0 的出借人</w:t>
            </w:r>
          </w:p>
        </w:tc>
      </w:tr>
      <w:tr w:rsidR="00D21F53" w:rsidRPr="00E91BB4" w14:paraId="6D7B69C1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B030284" w14:textId="77777777" w:rsidR="00D21F53" w:rsidRPr="008B3FEB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D846A67" w14:textId="4B5D7808" w:rsidR="00D21F53" w:rsidRPr="00B81132" w:rsidRDefault="00D04D2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排除个人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44EF69" w14:textId="77777777" w:rsidR="00D21F53" w:rsidRDefault="00BF6ADE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0BF2D35A" w14:textId="0AA35F92" w:rsidR="00BF6ADE" w:rsidRPr="002756E7" w:rsidRDefault="00163548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r w:rsidR="00BF6A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导入文件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D1AE27" w14:textId="4E8E5DED" w:rsidR="00D21F53" w:rsidRDefault="00A14154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出借人交易单</w:t>
            </w:r>
            <w:r w:rsidR="00766F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与排除个人项为</w:t>
            </w:r>
            <w:proofErr w:type="gramStart"/>
            <w:r w:rsidR="00766F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并且的</w:t>
            </w:r>
            <w:proofErr w:type="gramEnd"/>
            <w:r w:rsidR="00766F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关系。例如：有交易单出借人并且不在</w:t>
            </w:r>
            <w:r w:rsidR="003F2A4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</w:t>
            </w:r>
          </w:p>
          <w:p w14:paraId="0B73A328" w14:textId="77777777" w:rsidR="008C0F8B" w:rsidRDefault="008C0F8B" w:rsidP="008C0F8B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点击“导入黑名单”，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选择黑名单文件层=&gt;选择黑名单文件=&gt;并确认上传黑名单文件</w:t>
            </w:r>
          </w:p>
          <w:p w14:paraId="6E46FDAF" w14:textId="77777777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</w:t>
            </w: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347F1FB5" w14:textId="610F0898" w:rsidR="008C0F8B" w:rsidRPr="001929E5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</w:t>
            </w:r>
            <w:r w:rsidR="005A54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ID（即12位数字），有则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</w:t>
            </w:r>
            <w:r w:rsidR="00596A9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ID”；</w:t>
            </w:r>
          </w:p>
          <w:p w14:paraId="0BF0236C" w14:textId="261D2AAF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D4427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名单用户重复。重复则错误提示“已存在于黑名单用户！”</w:t>
            </w:r>
          </w:p>
          <w:p w14:paraId="168B9059" w14:textId="7F784169" w:rsidR="008C0F8B" w:rsidRPr="00FF71C6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6D65C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ID与历史已导入白名单用户匹配，如有重复则错误提示“已存在于白名单用户！”</w:t>
            </w:r>
          </w:p>
          <w:p w14:paraId="032D5CF5" w14:textId="77777777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7E53E670" w14:textId="77777777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导入成功：则已导入文件，显示导入批次文件名</w:t>
            </w:r>
          </w:p>
          <w:p w14:paraId="73BC42CF" w14:textId="77777777" w:rsidR="008C0F8B" w:rsidRDefault="008C0F8B" w:rsidP="008C0F8B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13551E" wp14:editId="6FB53769">
                  <wp:extent cx="1844965" cy="345600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BF42A" w14:textId="77777777" w:rsidR="008C0F8B" w:rsidRPr="006546F2" w:rsidRDefault="008C0F8B" w:rsidP="008C0F8B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批次名：当前时间戳；以及删除标志。</w:t>
            </w:r>
          </w:p>
          <w:p w14:paraId="1AB2B791" w14:textId="77777777" w:rsidR="008C0F8B" w:rsidRPr="00017B46" w:rsidRDefault="008C0F8B" w:rsidP="008C0F8B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</w:t>
            </w:r>
            <w:proofErr w:type="gramStart"/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查看已导入黑</w:t>
            </w:r>
            <w:proofErr w:type="gramEnd"/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5538F404" w14:textId="77777777" w:rsidR="008C0F8B" w:rsidRDefault="008C0F8B" w:rsidP="008C0F8B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1BBD58" wp14:editId="413B98BC">
                  <wp:extent cx="1791200" cy="13608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917" cy="136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61C17" w14:textId="77777777" w:rsidR="008C0F8B" w:rsidRDefault="008C0F8B" w:rsidP="008C0F8B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确认层提示“确认删除本批次黑名单？”</w:t>
            </w:r>
          </w:p>
          <w:p w14:paraId="70A061A3" w14:textId="77777777" w:rsidR="008C0F8B" w:rsidRPr="00FA510B" w:rsidRDefault="008C0F8B" w:rsidP="008C0F8B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7DA2E6C1" w14:textId="53CEAEC3" w:rsidR="00BA6AC9" w:rsidRPr="006523A6" w:rsidRDefault="008C0F8B" w:rsidP="008C0F8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BA6AC9" w:rsidRPr="00E91BB4" w14:paraId="2AD3EA9D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29503D4" w14:textId="77777777" w:rsidR="00BA6AC9" w:rsidRPr="008B3FEB" w:rsidRDefault="00BA6AC9" w:rsidP="00BA6AC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C0B974" w14:textId="39E1D240" w:rsidR="00BA6AC9" w:rsidRPr="00EE5CDC" w:rsidRDefault="00BA6AC9" w:rsidP="00BA6AC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9C8B93" w14:textId="77777777" w:rsidR="00BA6AC9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  <w:p w14:paraId="11975E07" w14:textId="05DF3595" w:rsidR="00BA6AC9" w:rsidRPr="00E9789A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点击导入文件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AFA6A0" w14:textId="329612E4" w:rsidR="00130014" w:rsidRDefault="00D04A79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补充个人：此导入</w:t>
            </w:r>
            <w:r w:rsidR="0013001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</w:t>
            </w:r>
            <w:r w:rsidR="001F49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出借人不与</w:t>
            </w:r>
            <w:r w:rsidR="00047DF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="001F49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</w:t>
            </w:r>
            <w:r w:rsidR="00352C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单项</w:t>
            </w:r>
            <w:r w:rsidR="001F49C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限制条件有关。</w:t>
            </w:r>
          </w:p>
          <w:p w14:paraId="47980857" w14:textId="50A61EC1" w:rsidR="00130014" w:rsidRDefault="00130014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  <w:r w:rsidR="009B4F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071BB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A622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适用场景，原本不符合活动条件的出借人，特殊允许参加当前活动。</w:t>
            </w:r>
          </w:p>
          <w:p w14:paraId="2E84CC45" w14:textId="77777777" w:rsidR="00130014" w:rsidRDefault="00130014" w:rsidP="00130014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点击“导入白名单”弹出选择文件层如图</w:t>
            </w:r>
          </w:p>
          <w:p w14:paraId="379D44AA" w14:textId="77777777" w:rsidR="00130014" w:rsidRDefault="00130014" w:rsidP="00130014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9E1ED" wp14:editId="0B0D0BF4">
                  <wp:extent cx="2275200" cy="835200"/>
                  <wp:effectExtent l="0" t="0" r="0" b="31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15" cy="83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0002E" w14:textId="77777777" w:rsidR="00130014" w:rsidRPr="004E196C" w:rsidRDefault="00130014" w:rsidP="0013001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选择白名单文件，点击“保存”按钮，上传白名单文件并校验文件内容正确性</w:t>
            </w:r>
          </w:p>
          <w:p w14:paraId="28F3B70F" w14:textId="77777777" w:rsidR="00130014" w:rsidRPr="00974F00" w:rsidRDefault="00130014" w:rsidP="00130014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则弹层提示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28C285D4" w14:textId="50E63A14" w:rsidR="00130014" w:rsidRPr="00974F00" w:rsidRDefault="00130014" w:rsidP="00130014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</w:t>
            </w:r>
            <w:r w:rsidR="000376C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（即12位数字）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</w:t>
            </w:r>
            <w:r w:rsidR="00A20E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4994E584" w14:textId="6465A3A9" w:rsidR="00130014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BA2E1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名单用户重复。重复则错误提示“已存在于黑名单用户！”</w:t>
            </w:r>
          </w:p>
          <w:p w14:paraId="7035C813" w14:textId="2F9686EE" w:rsidR="00130014" w:rsidRPr="00FF71C6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812A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ID与历史已导入白名单用户匹配，如有重复则错误提示“已存在于白名单用户！”</w:t>
            </w:r>
          </w:p>
          <w:p w14:paraId="5A4979E9" w14:textId="77777777" w:rsidR="00130014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4FD6C6F8" w14:textId="77777777" w:rsidR="00130014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导入成功：则已导入文件项，显示导入批次文件名</w:t>
            </w:r>
          </w:p>
          <w:p w14:paraId="7D9C0470" w14:textId="77777777" w:rsidR="00130014" w:rsidRDefault="00130014" w:rsidP="0013001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9054BA" wp14:editId="520F292E">
                  <wp:extent cx="1844965" cy="345600"/>
                  <wp:effectExtent l="0" t="0" r="317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32F8D" w14:textId="77777777" w:rsidR="00130014" w:rsidRPr="006546F2" w:rsidRDefault="00130014" w:rsidP="0013001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批次名：当前时间戳；以及删除标志。</w:t>
            </w:r>
          </w:p>
          <w:p w14:paraId="29241F99" w14:textId="77777777" w:rsidR="00130014" w:rsidRPr="00017B46" w:rsidRDefault="00130014" w:rsidP="00130014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下载查看已导入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69DCEF38" w14:textId="77777777" w:rsidR="00130014" w:rsidRDefault="00130014" w:rsidP="00130014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 w:rsidRPr="00146F7D">
              <w:rPr>
                <w:noProof/>
              </w:rPr>
              <w:drawing>
                <wp:inline distT="0" distB="0" distL="0" distR="0" wp14:anchorId="2AAB99BC" wp14:editId="14359AD7">
                  <wp:extent cx="1627200" cy="892800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8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231DA" w14:textId="77777777" w:rsidR="00130014" w:rsidRDefault="00130014" w:rsidP="0013001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确认层提示“确认删除本批次白名单？”</w:t>
            </w:r>
          </w:p>
          <w:p w14:paraId="29CF515D" w14:textId="77777777" w:rsidR="00130014" w:rsidRPr="00FA510B" w:rsidRDefault="00130014" w:rsidP="0013001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76FEDF92" w14:textId="1171161C" w:rsidR="00BA6AC9" w:rsidRPr="001E385D" w:rsidRDefault="00130014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BA6AC9" w:rsidRPr="00E91BB4" w14:paraId="093C0174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DC4534" w14:textId="77777777" w:rsidR="00BA6AC9" w:rsidRPr="008B3FEB" w:rsidRDefault="00BA6AC9" w:rsidP="00BA6AC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57B044" w14:textId="7393ACF9" w:rsidR="00BA6AC9" w:rsidRDefault="00BA6AC9" w:rsidP="00BA6AC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上一步：活动基本信息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11C20C" w14:textId="6E9C1629" w:rsidR="00BA6AC9" w:rsidRPr="00E9789A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4E19AF" w14:textId="5CA67B31" w:rsidR="00BA6AC9" w:rsidRPr="00076574" w:rsidRDefault="00435E6A" w:rsidP="00BA6AC9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点击“上一步：活动基本信息”按钮，则放弃本页操作，页面跳转至上一页：活动基本信息</w:t>
            </w:r>
          </w:p>
        </w:tc>
      </w:tr>
      <w:tr w:rsidR="007C0A78" w:rsidRPr="00E91BB4" w14:paraId="09C6F676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12581F" w14:textId="77777777" w:rsidR="007C0A78" w:rsidRPr="008B3FEB" w:rsidRDefault="007C0A78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CB93B9" w14:textId="1E55BC59" w:rsidR="007C0A78" w:rsidRDefault="007C0A78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</w:t>
            </w:r>
            <w:r w:rsidR="008848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：配置关联红包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EF00CB" w14:textId="750B1322" w:rsidR="007C0A78" w:rsidRPr="00E9789A" w:rsidRDefault="00AB4410" w:rsidP="0036122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81C6AA" w14:textId="6AB3F624" w:rsidR="009A1972" w:rsidRPr="00E41581" w:rsidRDefault="009A1972" w:rsidP="00E41581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415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点击“下一步：配置关联红包”按钮，且参与对象为</w:t>
            </w:r>
            <w:r w:rsidR="000E58E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筛选出借人时</w:t>
            </w:r>
          </w:p>
          <w:p w14:paraId="7D8EE98F" w14:textId="77777777" w:rsidR="00C67C20" w:rsidRDefault="00A60D01" w:rsidP="007B7438">
            <w:pPr>
              <w:pStyle w:val="a5"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活动启用时，活动参与对象固定，活动未启用时，活动参与对象可编辑。即活动对象生效时间为活动启用时间。</w:t>
            </w:r>
          </w:p>
          <w:p w14:paraId="2DFE2465" w14:textId="127C0A57" w:rsidR="00CB07A9" w:rsidRPr="00CB07A9" w:rsidRDefault="00CB07A9" w:rsidP="004743D1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标记</w:t>
            </w:r>
            <w:r w:rsidR="00301F2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</w:t>
            </w:r>
            <w:r w:rsidR="002767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“出借人”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至数据库</w:t>
            </w:r>
            <w:r w:rsidR="0085315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，即该活动参与对象</w:t>
            </w:r>
            <w:r w:rsidR="002979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AD2F80" w:rsidRPr="00E91BB4" w14:paraId="64CF8C4D" w14:textId="77777777" w:rsidTr="0036122D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E5969B" w14:textId="0A0FD3AD" w:rsidR="00AD2F80" w:rsidRPr="00130CC3" w:rsidRDefault="00AD2F80" w:rsidP="00AD2F80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30CC3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理财经理维度</w:t>
            </w:r>
          </w:p>
        </w:tc>
      </w:tr>
      <w:tr w:rsidR="00D21F53" w:rsidRPr="00E91BB4" w14:paraId="0D85C77C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9465791" w14:textId="77777777" w:rsidR="00D21F53" w:rsidRPr="008B3FEB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9A173C" w14:textId="396CC1AD" w:rsidR="00D21F53" w:rsidRPr="00D56BC3" w:rsidRDefault="00EB08EF" w:rsidP="0036122D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 w:rsidRPr="00D56BC3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筛选</w:t>
            </w:r>
            <w:r w:rsidR="00D839B3" w:rsidRPr="00D56BC3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理财经理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10DD69" w14:textId="77777777" w:rsidR="00D839B3" w:rsidRDefault="00D839B3" w:rsidP="00F2429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单选按钮</w:t>
            </w:r>
          </w:p>
          <w:p w14:paraId="347A5687" w14:textId="217EFF32" w:rsidR="00F2429C" w:rsidRPr="002376E1" w:rsidRDefault="00F2429C" w:rsidP="00F2429C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6E20F2" w14:textId="38C1E323" w:rsidR="00D21F53" w:rsidRDefault="00BB6560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当活动参与对象为出借人时，可筛选</w:t>
            </w:r>
            <w:r w:rsidR="005E58A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理财经理的客户</w:t>
            </w:r>
            <w:r w:rsidR="008C38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作为参与对象。</w:t>
            </w:r>
          </w:p>
          <w:p w14:paraId="29F91959" w14:textId="544E3B94" w:rsidR="00855F14" w:rsidRDefault="001D587F" w:rsidP="008F1610">
            <w:pPr>
              <w:pStyle w:val="a5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非全部理财经理筛选条件方式同“发红包至理财店铺以及理财经理抢红包”活动方式下，理财经理</w:t>
            </w:r>
            <w:r w:rsidR="00B64581"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</w:t>
            </w:r>
            <w:r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筛选。</w:t>
            </w:r>
          </w:p>
          <w:p w14:paraId="0DE44DF7" w14:textId="2B19DAA3" w:rsidR="004A6BBA" w:rsidRPr="008F1610" w:rsidRDefault="004A6BBA" w:rsidP="008F1610">
            <w:pPr>
              <w:pStyle w:val="a5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当筛选理财经理项选中，但理财经理等级等无选中时，表示活动参与对象为所有理财经理的客户。</w:t>
            </w:r>
          </w:p>
          <w:p w14:paraId="54564AF0" w14:textId="6C04EBAE" w:rsidR="008F1610" w:rsidRPr="008F1610" w:rsidRDefault="00411AB6" w:rsidP="008F1610">
            <w:pPr>
              <w:pStyle w:val="a5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活动参与对象即：符合条件理财经理的客户。</w:t>
            </w:r>
          </w:p>
        </w:tc>
      </w:tr>
      <w:tr w:rsidR="00650FEC" w:rsidRPr="00E91BB4" w14:paraId="3C6E0FE4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42A1E8" w14:textId="77777777" w:rsidR="00650FEC" w:rsidRPr="008B3FEB" w:rsidRDefault="00650FEC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4A3485" w14:textId="0849991D" w:rsidR="00650FEC" w:rsidRDefault="00650FEC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下一步：配置关联红包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CDBA17" w14:textId="0A83952D" w:rsidR="00650FEC" w:rsidRDefault="00650FEC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7CFDA5" w14:textId="77777777" w:rsidR="00AE3B30" w:rsidRDefault="00650FEC" w:rsidP="00DD310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415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点击“下一步：配置关联红包”按钮，</w:t>
            </w:r>
            <w:r w:rsidR="00DD310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参与对象为“理财经理维度”，则标记符合筛选条件理财经理至数据库</w:t>
            </w:r>
            <w:r w:rsidR="00AE3B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</w:p>
          <w:p w14:paraId="1368F43A" w14:textId="35D8022C" w:rsidR="00650FEC" w:rsidRPr="00275F7D" w:rsidRDefault="00AE3B30" w:rsidP="00DD310E">
            <w:pPr>
              <w:pStyle w:val="a5"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75F7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启用活动时，绑定活动参与对象为符合条件理财经理的出借人。</w:t>
            </w:r>
            <w:r w:rsidR="00DD310E" w:rsidRPr="00275F7D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</w:tr>
    </w:tbl>
    <w:p w14:paraId="7218C3E7" w14:textId="366C6F8F" w:rsidR="00AC291A" w:rsidRPr="00AC291A" w:rsidRDefault="00AC291A" w:rsidP="00AC291A">
      <w:r>
        <w:rPr>
          <w:rFonts w:hint="eastAsia"/>
        </w:rPr>
        <w:tab/>
      </w:r>
    </w:p>
    <w:p w14:paraId="34E453D0" w14:textId="49D7DAAA" w:rsidR="00D61667" w:rsidRPr="00D61667" w:rsidRDefault="004B6A6F" w:rsidP="00F36DC7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lastRenderedPageBreak/>
        <w:t>1.3.1.</w:t>
      </w:r>
      <w:r w:rsidR="00D6051A">
        <w:rPr>
          <w:rFonts w:hint="eastAsia"/>
        </w:rPr>
        <w:t>3</w:t>
      </w:r>
      <w:r w:rsidR="00CA1103">
        <w:rPr>
          <w:rFonts w:hint="eastAsia"/>
        </w:rPr>
        <w:t>关联红包</w:t>
      </w:r>
    </w:p>
    <w:p w14:paraId="50E1B226" w14:textId="0F1B3C37" w:rsidR="003A6671" w:rsidRDefault="00561A17" w:rsidP="00D64BED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根据活动类型不同，关联红包界面不同。</w:t>
      </w:r>
    </w:p>
    <w:p w14:paraId="5F15EA1C" w14:textId="05AFA7DD" w:rsidR="0035154D" w:rsidRPr="00D64BED" w:rsidRDefault="0035154D" w:rsidP="00D64BED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以下以不同活动类型解释关联</w:t>
      </w:r>
      <w:r w:rsidR="00087178">
        <w:rPr>
          <w:rFonts w:hint="eastAsia"/>
        </w:rPr>
        <w:t>操作。</w:t>
      </w:r>
    </w:p>
    <w:p w14:paraId="0CE13BAE" w14:textId="12126CCA" w:rsidR="00D6051A" w:rsidRDefault="00D6051A" w:rsidP="00D6051A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B61ECD">
        <w:rPr>
          <w:rFonts w:hint="eastAsia"/>
        </w:rPr>
        <w:t>3</w:t>
      </w:r>
      <w:r>
        <w:rPr>
          <w:rFonts w:hint="eastAsia"/>
        </w:rPr>
        <w:t>.</w:t>
      </w:r>
      <w:r w:rsidR="00B61ECD">
        <w:rPr>
          <w:rFonts w:hint="eastAsia"/>
        </w:rPr>
        <w:t>1</w:t>
      </w:r>
      <w:r w:rsidR="00395A32">
        <w:rPr>
          <w:rFonts w:hint="eastAsia"/>
        </w:rPr>
        <w:t>发红包至理财经理店铺</w:t>
      </w:r>
    </w:p>
    <w:p w14:paraId="4653BC03" w14:textId="287C5D84" w:rsidR="00572E2E" w:rsidRDefault="009679CD" w:rsidP="00572E2E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添加关联红包</w:t>
      </w:r>
    </w:p>
    <w:p w14:paraId="4BCB3CC5" w14:textId="3C19BF5F" w:rsidR="009E775F" w:rsidRDefault="009E775F" w:rsidP="009E775F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活动类型为“发红包至理财经理店铺”，添加关联红包</w:t>
      </w:r>
    </w:p>
    <w:p w14:paraId="657E00DB" w14:textId="192F324D" w:rsidR="000E1561" w:rsidRDefault="00C435EA" w:rsidP="000E1561">
      <w:pPr>
        <w:ind w:left="420"/>
      </w:pPr>
      <w:r>
        <w:rPr>
          <w:noProof/>
        </w:rPr>
        <w:drawing>
          <wp:inline distT="0" distB="0" distL="0" distR="0" wp14:anchorId="42A96B45" wp14:editId="788511DA">
            <wp:extent cx="5486400" cy="29165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058A" w14:textId="61D9FD2C" w:rsidR="003203DD" w:rsidRDefault="00484F75" w:rsidP="00A40318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1.3.1.3.1-1 </w:t>
      </w:r>
      <w:r>
        <w:rPr>
          <w:rFonts w:hint="eastAsia"/>
        </w:rPr>
        <w:t>发红包至理财经理店铺</w:t>
      </w:r>
      <w:r>
        <w:rPr>
          <w:rFonts w:hint="eastAsia"/>
        </w:rPr>
        <w:t>_</w:t>
      </w:r>
      <w:r>
        <w:rPr>
          <w:rFonts w:hint="eastAsia"/>
        </w:rPr>
        <w:t>关联红包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7D013F" w:rsidRPr="00E91BB4" w14:paraId="73EE0528" w14:textId="77777777" w:rsidTr="00385D6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AB61C" w14:textId="77777777" w:rsidR="007D013F" w:rsidRDefault="007D013F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90C44" w14:textId="77777777" w:rsidR="007D013F" w:rsidRPr="00E91BB4" w:rsidRDefault="007D013F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85A1B" w14:textId="77777777" w:rsidR="007D013F" w:rsidRPr="00E91BB4" w:rsidRDefault="007D013F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589A2" w14:textId="77777777" w:rsidR="007D013F" w:rsidRPr="00E91BB4" w:rsidRDefault="007D013F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7D013F" w:rsidRPr="00E91BB4" w14:paraId="66B5A1AD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D48D2BC" w14:textId="77777777" w:rsidR="007D013F" w:rsidRPr="008B3FEB" w:rsidRDefault="007D013F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C92BDF" w14:textId="77777777" w:rsidR="007D013F" w:rsidRPr="00E91BB4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新建活动_发红包至理财经理店铺_关联红包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4DEFA" w14:textId="77777777" w:rsidR="007D013F" w:rsidRPr="00B52579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0B1C45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46488225" w14:textId="77777777" w:rsidR="007D013F" w:rsidRPr="00E91BB4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7D013F" w:rsidRPr="00E91BB4" w14:paraId="6C31A7AA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085AB0" w14:textId="77777777" w:rsidR="007D013F" w:rsidRPr="008B3FEB" w:rsidRDefault="007D013F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8C00E9" w14:textId="77777777" w:rsidR="007D013F" w:rsidRPr="00535336" w:rsidRDefault="007D013F" w:rsidP="00385D6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B9E7F" w14:textId="77777777" w:rsidR="007D013F" w:rsidRPr="00535336" w:rsidRDefault="007D013F" w:rsidP="00385D62">
            <w:pPr>
              <w:widowControl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CC3C4A" w14:textId="77777777" w:rsidR="007D013F" w:rsidRPr="00E91BB4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7D013F" w:rsidRPr="00E91BB4" w14:paraId="0AFBB26F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7FA1B38" w14:textId="77777777" w:rsidR="007D013F" w:rsidRPr="00B37BDA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F313ED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504A1B" w14:textId="77777777" w:rsidR="007D013F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37D3EF" w14:textId="48CB566B" w:rsidR="007D013F" w:rsidRDefault="00250F1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点击“提交”按钮，保存当前活动关联红包数据至数据库。</w:t>
            </w:r>
          </w:p>
          <w:p w14:paraId="5A003A7E" w14:textId="30310274" w:rsidR="007D013F" w:rsidRDefault="00250F1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57CA67C4" w14:textId="608B15B9" w:rsidR="00250F12" w:rsidRPr="00E91BB4" w:rsidRDefault="00250F1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EE62B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同时设置当前活动绑定红包“是否已关联活动”属性为“是”。</w:t>
            </w:r>
          </w:p>
        </w:tc>
      </w:tr>
      <w:tr w:rsidR="007D013F" w:rsidRPr="00E91BB4" w14:paraId="04426B2F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4F8F2D6" w14:textId="77777777" w:rsidR="007D013F" w:rsidRPr="00B37BDA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88E385" w14:textId="77777777" w:rsidR="007D013F" w:rsidRPr="00CF3E57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D2ED2" w14:textId="77777777" w:rsidR="007D013F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4A0F65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5A3D7F1D" w14:textId="77777777" w:rsidR="007D013F" w:rsidRPr="00E91BB4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7D013F" w:rsidRPr="00E91BB4" w14:paraId="4DD46EEA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3168FEB" w14:textId="77777777" w:rsidR="007D013F" w:rsidRPr="00B37BDA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9BD36F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0B117B" w14:textId="77777777" w:rsidR="007D013F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AA8974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根据活动方式不同，点击链接至不同“添加关联红包页”见1.3.1.3.1, 1.3.1.3.2, 1.3.1.3.3。</w:t>
            </w:r>
          </w:p>
          <w:p w14:paraId="3C6804F4" w14:textId="77777777" w:rsidR="007D013F" w:rsidRDefault="007D013F" w:rsidP="00385D62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lastRenderedPageBreak/>
              <w:t>当活动方式为：“发红包至理财经理店铺”、“理财经理抢红包”时，需配置“理财经理可得数”，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出借人可得数“项，</w:t>
            </w:r>
          </w:p>
          <w:p w14:paraId="7D92C7FF" w14:textId="77777777" w:rsidR="007D013F" w:rsidRDefault="007D013F" w:rsidP="00385D62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当活动方式为“发红包至出借人”时，仅需配置“出借人可项得数”</w:t>
            </w:r>
          </w:p>
          <w:p w14:paraId="030F8D28" w14:textId="77777777" w:rsidR="007D013F" w:rsidRDefault="007D013F" w:rsidP="00385D62">
            <w:pPr>
              <w:pStyle w:val="a5"/>
              <w:numPr>
                <w:ilvl w:val="0"/>
                <w:numId w:val="26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发放红包计划：</w:t>
            </w:r>
          </w:p>
          <w:p w14:paraId="14DE8880" w14:textId="57065A3F" w:rsidR="00593097" w:rsidRDefault="00593097" w:rsidP="00385D62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</w:t>
            </w:r>
            <w:r w:rsidR="00D33E1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”。</w:t>
            </w:r>
          </w:p>
          <w:p w14:paraId="06A6F367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当且仅当活动方式为</w:t>
            </w:r>
            <w:proofErr w:type="gramStart"/>
            <w:r>
              <w:rPr>
                <w:rFonts w:hint="eastAsia"/>
              </w:rPr>
              <w:t>”</w:t>
            </w:r>
            <w:proofErr w:type="gramEnd"/>
            <w:r>
              <w:rPr>
                <w:rFonts w:hint="eastAsia"/>
              </w:rPr>
              <w:t>理财经理抢红包“时，需配置”发放红包计划“项。</w:t>
            </w:r>
          </w:p>
        </w:tc>
      </w:tr>
      <w:tr w:rsidR="007D013F" w:rsidRPr="00E91BB4" w14:paraId="191BDD1C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AFF631" w14:textId="77777777" w:rsidR="007D013F" w:rsidRPr="00B37BDA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8495A3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6D4DE7" w14:textId="77777777" w:rsidR="007D013F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F527FE4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1B013A07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</w:tc>
      </w:tr>
      <w:tr w:rsidR="007D013F" w:rsidRPr="00E91BB4" w14:paraId="69DDBDC9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CFE4859" w14:textId="77777777" w:rsidR="007D013F" w:rsidRPr="008B3FEB" w:rsidRDefault="007D013F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2A5B9F" w14:textId="77777777" w:rsidR="007D013F" w:rsidRPr="005513B3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99BB5" w14:textId="7613D9BC" w:rsidR="00D80D79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A74A64" w14:textId="54AA21EC" w:rsidR="007D013F" w:rsidRPr="00E91BB4" w:rsidRDefault="00815F37" w:rsidP="00A2692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关联红包“红包名称”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7D013F" w:rsidRPr="00E91BB4" w14:paraId="010EA2CD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C6B197" w14:textId="77777777" w:rsidR="007D013F" w:rsidRPr="008B3FEB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97EB70" w14:textId="77777777" w:rsidR="007D013F" w:rsidRPr="00B81132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2FEBA5" w14:textId="77777777" w:rsidR="007D013F" w:rsidRPr="002756E7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700F7A" w14:textId="4054C5F6" w:rsidR="007D013F" w:rsidRPr="006523A6" w:rsidRDefault="002165C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D576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关联红包“红包金额”。</w:t>
            </w:r>
          </w:p>
        </w:tc>
      </w:tr>
      <w:tr w:rsidR="007D013F" w:rsidRPr="00E91BB4" w14:paraId="7031A729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9884008" w14:textId="77777777" w:rsidR="007D013F" w:rsidRPr="008B3FEB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0D372A" w14:textId="77777777" w:rsidR="007D013F" w:rsidRPr="00EE5CDC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0A3DCE" w14:textId="77777777" w:rsidR="007D013F" w:rsidRPr="00E9789A" w:rsidRDefault="007D013F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F1ED84" w14:textId="3B328BB4" w:rsidR="007D013F" w:rsidRPr="001E385D" w:rsidRDefault="002165C0" w:rsidP="002165C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红包使用条件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属性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7D013F" w:rsidRPr="00E91BB4" w14:paraId="28E47D87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BE6B14D" w14:textId="77777777" w:rsidR="007D013F" w:rsidRPr="008B3FEB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2CB5E9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4B6470" w14:textId="4712B0DA" w:rsidR="007D013F" w:rsidRPr="00E9789A" w:rsidRDefault="0005426F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5910C1" w14:textId="3C3387BA" w:rsidR="007D013F" w:rsidRPr="00076574" w:rsidRDefault="008968EC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点击“添加关联红包”时配置当前红包理财经理最大可得数</w:t>
            </w:r>
          </w:p>
        </w:tc>
      </w:tr>
      <w:tr w:rsidR="00B2430B" w:rsidRPr="00E91BB4" w14:paraId="5A7D7ACE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A261C79" w14:textId="77777777" w:rsidR="00B2430B" w:rsidRPr="008B3FEB" w:rsidRDefault="00B2430B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1F0D46" w14:textId="496D5E29" w:rsidR="00B2430B" w:rsidRDefault="00B2430B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4CFC90" w14:textId="03C23020" w:rsidR="00B2430B" w:rsidRDefault="00B2430B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1FAC1" w14:textId="4BBCFE50" w:rsidR="00B2430B" w:rsidRDefault="00B2430B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点击“添加关联红包”时配置当前红包理财经理发给客户，单客户最大可得数</w:t>
            </w:r>
          </w:p>
        </w:tc>
      </w:tr>
      <w:tr w:rsidR="007D013F" w:rsidRPr="00E91BB4" w14:paraId="44BE8423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B06D79" w14:textId="77777777" w:rsidR="007D013F" w:rsidRPr="008B3FEB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649518" w14:textId="0F7C2A8E" w:rsidR="007D013F" w:rsidRDefault="00345CB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C9DCC3" w14:textId="77777777" w:rsidR="007D013F" w:rsidRDefault="00345CB0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0CB8A744" w14:textId="724FD3F9" w:rsidR="00345CB0" w:rsidRDefault="00345CB0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97D337" w14:textId="77777777" w:rsidR="007D013F" w:rsidRDefault="00345CB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3073B425" w14:textId="445D47ED" w:rsidR="00345CB0" w:rsidRDefault="00345CB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</w:t>
            </w:r>
            <w:r w:rsidR="00250F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="00E04DE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且红包管理“是否已关联活动”属性置为“否”。</w:t>
            </w:r>
          </w:p>
          <w:p w14:paraId="22F5A4C3" w14:textId="155DE30E" w:rsidR="00345CB0" w:rsidRPr="00345CB0" w:rsidRDefault="00345CB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59B6EC31" w14:textId="77777777" w:rsidR="003203DD" w:rsidRDefault="003203DD" w:rsidP="003203DD"/>
    <w:p w14:paraId="0B0A50BC" w14:textId="77777777" w:rsidR="003203DD" w:rsidRDefault="003203DD" w:rsidP="003203DD"/>
    <w:p w14:paraId="25C7E85B" w14:textId="77777777" w:rsidR="003203DD" w:rsidRDefault="003203DD" w:rsidP="003203DD"/>
    <w:p w14:paraId="3FDFE347" w14:textId="288ECB98" w:rsidR="00B16295" w:rsidRDefault="003203DD" w:rsidP="00B16295">
      <w:pPr>
        <w:ind w:left="420"/>
      </w:pPr>
      <w:r>
        <w:rPr>
          <w:noProof/>
        </w:rPr>
        <w:lastRenderedPageBreak/>
        <w:drawing>
          <wp:inline distT="0" distB="0" distL="0" distR="0" wp14:anchorId="45947B48" wp14:editId="6C4A43C8">
            <wp:extent cx="5486400" cy="28333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9664" w14:textId="77777777" w:rsidR="003203DD" w:rsidRPr="00062BCA" w:rsidRDefault="003203DD" w:rsidP="003203DD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1.3.1.3.1-1 </w:t>
      </w:r>
      <w:r>
        <w:rPr>
          <w:rFonts w:hint="eastAsia"/>
        </w:rPr>
        <w:t>发红包至理财经理店铺</w:t>
      </w:r>
      <w:r>
        <w:rPr>
          <w:rFonts w:hint="eastAsia"/>
        </w:rPr>
        <w:t>_</w:t>
      </w:r>
      <w:r>
        <w:rPr>
          <w:rFonts w:hint="eastAsia"/>
        </w:rPr>
        <w:t>添加关联红包</w:t>
      </w:r>
    </w:p>
    <w:tbl>
      <w:tblPr>
        <w:tblW w:w="9163" w:type="dxa"/>
        <w:jc w:val="center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16295" w:rsidRPr="00E91BB4" w14:paraId="118E419D" w14:textId="77777777" w:rsidTr="006730C2">
        <w:trPr>
          <w:trHeight w:val="451"/>
          <w:jc w:val="center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255306" w14:textId="77777777" w:rsidR="00B16295" w:rsidRDefault="00B16295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EEC79F" w14:textId="77777777" w:rsidR="00B16295" w:rsidRPr="00E91BB4" w:rsidRDefault="00B16295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D12AE" w14:textId="77777777" w:rsidR="00B16295" w:rsidRPr="00E91BB4" w:rsidRDefault="00B16295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250AF" w14:textId="77777777" w:rsidR="00B16295" w:rsidRPr="00E91BB4" w:rsidRDefault="00B16295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16295" w:rsidRPr="00E91BB4" w14:paraId="74FBE96E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77D710" w14:textId="77777777" w:rsidR="00B16295" w:rsidRPr="008B3FEB" w:rsidRDefault="00B16295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824F0A" w14:textId="2E8DB6E8" w:rsidR="00B16295" w:rsidRPr="00E91BB4" w:rsidRDefault="006730C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1EFE63" w14:textId="26A86F3C" w:rsidR="00B16295" w:rsidRPr="00707154" w:rsidRDefault="00382FB0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F727C8" w14:textId="77777777" w:rsidR="00B16295" w:rsidRDefault="00382FB0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“添加关联红包”</w:t>
            </w:r>
            <w:r w:rsidR="00536A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静态文案。</w:t>
            </w:r>
          </w:p>
          <w:p w14:paraId="1A51F035" w14:textId="3C2988B9" w:rsidR="00536AF6" w:rsidRDefault="00536AF6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14:paraId="2711E7F2" w14:textId="2E932EB4" w:rsidR="00536AF6" w:rsidRPr="00980300" w:rsidRDefault="00980300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B16295" w:rsidRPr="00E91BB4" w14:paraId="6C990510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F371BD7" w14:textId="77777777" w:rsidR="00B16295" w:rsidRPr="00B37BDA" w:rsidRDefault="00B16295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34031E" w14:textId="2BECFA7F" w:rsidR="00B16295" w:rsidRDefault="0038770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83AB0" w14:textId="49CFE982" w:rsidR="00B16295" w:rsidRDefault="0038770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D9E1E8" w14:textId="77777777" w:rsidR="00B16295" w:rsidRDefault="00AE6FB3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3BA38862" w14:textId="708C66D4" w:rsidR="00653C61" w:rsidRPr="007D3DDE" w:rsidRDefault="00653C61" w:rsidP="007D3DDE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判断关联红包、理财经理可得数、出借人可得数为必填项，如未填写则提示</w:t>
            </w:r>
            <w:r w:rsidR="00F40DD4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“动态名称”+</w:t>
            </w: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“不能为空”</w:t>
            </w:r>
            <w:r w:rsidR="008E6C53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；例如：关联红包</w:t>
            </w:r>
            <w:r w:rsidR="00D111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</w:t>
            </w:r>
            <w:r w:rsidR="008E6C53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不能为空。</w:t>
            </w:r>
          </w:p>
          <w:p w14:paraId="47A052E5" w14:textId="430E1D9C" w:rsidR="007D3DDE" w:rsidRPr="007D3DDE" w:rsidRDefault="00261931" w:rsidP="007D3DDE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保存关联红包信息、理财经理可得数、出借人可得数等至数据库，页面跳转至“活动管理列表”页。</w:t>
            </w:r>
          </w:p>
        </w:tc>
      </w:tr>
      <w:tr w:rsidR="00B16295" w:rsidRPr="00E91BB4" w14:paraId="53D49B63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6429E7" w14:textId="77777777" w:rsidR="00B16295" w:rsidRPr="00B37BDA" w:rsidRDefault="00B16295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A85CC2" w14:textId="3D52B46D" w:rsidR="00B16295" w:rsidRDefault="0038770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FB5027" w14:textId="28E08EB8" w:rsidR="00B16295" w:rsidRDefault="0038770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992CF0" w14:textId="77777777" w:rsidR="00B16295" w:rsidRDefault="00653C61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放弃本次操作</w:t>
            </w:r>
          </w:p>
          <w:p w14:paraId="433E9B32" w14:textId="36360251" w:rsidR="00653C61" w:rsidRDefault="00653C61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关闭当前“添加关联红包”弹层。</w:t>
            </w:r>
          </w:p>
        </w:tc>
      </w:tr>
      <w:tr w:rsidR="00B16295" w:rsidRPr="00E91BB4" w14:paraId="11A2D5E6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5A1715" w14:textId="77777777" w:rsidR="00B16295" w:rsidRPr="008B3FEB" w:rsidRDefault="00B16295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344C9C" w14:textId="562E46C9" w:rsidR="00B16295" w:rsidRPr="000B29E0" w:rsidRDefault="000B29E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1B5E57" w14:textId="77777777" w:rsidR="00B16295" w:rsidRDefault="006479B9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</w:t>
            </w:r>
            <w:r w:rsid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筛选框</w:t>
            </w:r>
          </w:p>
          <w:p w14:paraId="4E6BB731" w14:textId="20C6FE1A" w:rsidR="00286839" w:rsidRDefault="00286839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默认符合规则第一条红包记录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B4BE5D" w14:textId="4FE24513" w:rsidR="00B16295" w:rsidRDefault="00DE6296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</w:t>
            </w:r>
            <w:r w:rsidR="00041F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</w:t>
            </w:r>
          </w:p>
          <w:p w14:paraId="22BD2C6B" w14:textId="4F265E51" w:rsidR="006D28FD" w:rsidRDefault="006D28F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2CC3CA98" w14:textId="6E3FE36F" w:rsidR="00DE6296" w:rsidRPr="00706D19" w:rsidRDefault="00893904" w:rsidP="00706D19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501635F2" w14:textId="76BC9E19" w:rsidR="00706D19" w:rsidRDefault="00706D19" w:rsidP="00706D19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红包结束时间必须大于</w:t>
            </w:r>
            <w:r w:rsidR="00347F4B"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等于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9C1566"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结束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时间。</w:t>
            </w:r>
          </w:p>
          <w:p w14:paraId="210021DA" w14:textId="48C15B50" w:rsidR="005312DB" w:rsidRDefault="005312DB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</w:t>
            </w:r>
            <w:r w:rsidR="00670F6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：红包开始时间可以 允许小于、等于、大于 活动开始时间。</w:t>
            </w:r>
            <w:r w:rsidR="001E165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即活动开始后红包允许使用</w:t>
            </w:r>
          </w:p>
          <w:p w14:paraId="17A95740" w14:textId="14D610A0" w:rsidR="001E1659" w:rsidRDefault="001E1659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场景2：红包开始时间，允许小于等于大于活动结束时间</w:t>
            </w:r>
          </w:p>
          <w:p w14:paraId="27DFF47A" w14:textId="54E721CB" w:rsidR="00973DE1" w:rsidRDefault="002435F6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</w:t>
            </w:r>
            <w:r w:rsidR="00973D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3：红包结束时间必须大于活动开始时间。</w:t>
            </w:r>
          </w:p>
          <w:p w14:paraId="4C2D6CC9" w14:textId="1BC937D0" w:rsidR="002435F6" w:rsidRPr="001E1659" w:rsidRDefault="00973DE1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场景4</w:t>
            </w:r>
            <w:r w:rsidR="002435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：红包结束时间，</w:t>
            </w:r>
            <w:r w:rsidR="009B2F8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必须大于等于</w:t>
            </w:r>
            <w:r w:rsidR="002435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活动结束时间，即</w:t>
            </w:r>
            <w:r w:rsidR="00CC3E1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不允许</w:t>
            </w:r>
            <w:r w:rsidR="002435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活动还未结束，红包已不可使用。</w:t>
            </w:r>
          </w:p>
          <w:p w14:paraId="155FA753" w14:textId="009B128A" w:rsidR="00706D19" w:rsidRPr="00706D19" w:rsidRDefault="00016492" w:rsidP="00706D19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下拉筛选框显示符合以上2个条件的红包名称列表（注不用显示红包金额以及使用条件，以原型为准）。</w:t>
            </w:r>
          </w:p>
        </w:tc>
      </w:tr>
      <w:tr w:rsidR="00B16295" w:rsidRPr="00E91BB4" w14:paraId="0203B5EE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F49B9E" w14:textId="77777777" w:rsidR="00B16295" w:rsidRPr="008B3FEB" w:rsidRDefault="00B16295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02C5AD" w14:textId="69CAAA03" w:rsidR="00B16295" w:rsidRPr="00B81132" w:rsidRDefault="000B29E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036EC8" w14:textId="77777777" w:rsidR="00B16295" w:rsidRDefault="006479B9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689ECAF" w14:textId="77777777" w:rsidR="006479B9" w:rsidRPr="006479B9" w:rsidRDefault="006479B9" w:rsidP="006479B9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7449B868" w14:textId="77777777" w:rsidR="006479B9" w:rsidRPr="006479B9" w:rsidRDefault="006479B9" w:rsidP="006479B9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6479B9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理财经理店铺可得该红包最大数</w:t>
            </w:r>
          </w:p>
          <w:p w14:paraId="0B35CBD7" w14:textId="321EB2DF" w:rsidR="00F20DAB" w:rsidRDefault="006479B9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29D9A723" w14:textId="77777777" w:rsidR="00F20DAB" w:rsidRDefault="00F20DAB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正整数</w:t>
            </w:r>
          </w:p>
          <w:p w14:paraId="7A667069" w14:textId="1DEDADC1" w:rsidR="00F20DAB" w:rsidRPr="002756E7" w:rsidRDefault="00F20DAB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范围：1~5000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90019A" w14:textId="77777777" w:rsidR="00B16295" w:rsidRDefault="003E7CB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理财经理可得数：即每个理财经理店铺可得当前红包总数。</w:t>
            </w:r>
          </w:p>
          <w:p w14:paraId="46F36202" w14:textId="7CB7538D" w:rsidR="007D6143" w:rsidRPr="006523A6" w:rsidRDefault="007D6143" w:rsidP="0018282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</w:t>
            </w:r>
            <w:r w:rsidR="00B160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理财经理可得数最大不超过</w:t>
            </w:r>
            <w:r w:rsidR="00BF789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50</w:t>
            </w:r>
            <w:r w:rsidR="00B160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00.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（即一个客户经理最多有</w:t>
            </w:r>
            <w:r w:rsidR="001828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10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00个客户，一个客户得5个红包。</w:t>
            </w:r>
            <w:r w:rsidR="00E64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总共为2500个红包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</w:tc>
      </w:tr>
      <w:tr w:rsidR="00B16295" w:rsidRPr="00E91BB4" w14:paraId="458596F6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3671EB6" w14:textId="77777777" w:rsidR="00B16295" w:rsidRPr="008B3FEB" w:rsidRDefault="00B16295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120F41" w14:textId="7202032F" w:rsidR="00B16295" w:rsidRPr="00EE5CDC" w:rsidRDefault="000B29E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7F3FF2" w14:textId="77777777" w:rsidR="00510CB6" w:rsidRDefault="00510CB6" w:rsidP="00510CB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9706CD" w14:textId="73A4ED18" w:rsidR="00CA0A85" w:rsidRPr="00CA0A85" w:rsidRDefault="00510CB6" w:rsidP="00D21434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5B7EE308" w14:textId="4D4F3B5B" w:rsidR="00510CB6" w:rsidRPr="006479B9" w:rsidRDefault="00CA0A85" w:rsidP="00510CB6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CA0A85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理财经理向每位出借人发放的最多红包数</w:t>
            </w:r>
          </w:p>
          <w:p w14:paraId="59003A38" w14:textId="77777777" w:rsidR="00B16295" w:rsidRDefault="00510CB6" w:rsidP="00510CB6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6B4C8940" w14:textId="77777777" w:rsidR="00FD3AA7" w:rsidRDefault="00FD3AA7" w:rsidP="00510CB6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7DDFE0A4" w14:textId="53275CF4" w:rsidR="00FD3AA7" w:rsidRPr="00E9789A" w:rsidRDefault="00FD3AA7" w:rsidP="00510CB6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方位1~50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F72363" w14:textId="77777777" w:rsidR="00B16295" w:rsidRDefault="0012583E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出借人可得数：即理财经理向每位客户发放当前红包最大数。</w:t>
            </w:r>
          </w:p>
          <w:p w14:paraId="163BA248" w14:textId="77777777" w:rsidR="00E73F08" w:rsidRDefault="00E73F08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限制出借人可得数最大值为：50</w:t>
            </w:r>
          </w:p>
          <w:p w14:paraId="10B9DDFB" w14:textId="2CEB7F75" w:rsidR="00121AD2" w:rsidRPr="00E73F08" w:rsidRDefault="00121AD2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即一个客户当前红包不得超过50个。</w:t>
            </w:r>
          </w:p>
        </w:tc>
      </w:tr>
    </w:tbl>
    <w:p w14:paraId="0129BD69" w14:textId="77777777" w:rsidR="003203DD" w:rsidRPr="003203DD" w:rsidRDefault="003203DD" w:rsidP="003203DD"/>
    <w:p w14:paraId="75698504" w14:textId="0373C955" w:rsidR="003149DC" w:rsidRDefault="003149DC" w:rsidP="003149DC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1.3.1.3.</w:t>
      </w:r>
      <w:r w:rsidR="002850C5">
        <w:rPr>
          <w:rFonts w:hint="eastAsia"/>
        </w:rPr>
        <w:t>2</w:t>
      </w:r>
      <w:r w:rsidR="00983ACB">
        <w:rPr>
          <w:rFonts w:hint="eastAsia"/>
        </w:rPr>
        <w:t>理财经理抢红包</w:t>
      </w:r>
    </w:p>
    <w:p w14:paraId="5966E4EA" w14:textId="77777777" w:rsidR="00211156" w:rsidRDefault="00211156" w:rsidP="0021115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添加关联红包</w:t>
      </w:r>
    </w:p>
    <w:p w14:paraId="5B68CE6E" w14:textId="1AB8A26E" w:rsidR="00211156" w:rsidRPr="00572E2E" w:rsidRDefault="00211156" w:rsidP="00211156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活动类型为“</w:t>
      </w:r>
      <w:r w:rsidR="00CD211A">
        <w:rPr>
          <w:rFonts w:hint="eastAsia"/>
        </w:rPr>
        <w:t>理财经理抢红包</w:t>
      </w:r>
      <w:r>
        <w:rPr>
          <w:rFonts w:hint="eastAsia"/>
        </w:rPr>
        <w:t>”，添加关联红包</w:t>
      </w:r>
    </w:p>
    <w:p w14:paraId="575E581B" w14:textId="68ABC793" w:rsidR="00211156" w:rsidRDefault="00A12DBF" w:rsidP="00211156">
      <w:r>
        <w:rPr>
          <w:noProof/>
        </w:rPr>
        <w:lastRenderedPageBreak/>
        <w:drawing>
          <wp:inline distT="0" distB="0" distL="0" distR="0" wp14:anchorId="21143E60" wp14:editId="20A9B8E7">
            <wp:extent cx="5486400" cy="43332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EFC" w14:textId="19D81EB0" w:rsidR="007E1EB5" w:rsidRDefault="007E1EB5" w:rsidP="003362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1.3.1.3.3-3 </w:t>
      </w:r>
      <w:r w:rsidR="00421C9C">
        <w:rPr>
          <w:rFonts w:hint="eastAsia"/>
        </w:rPr>
        <w:t>关联红包</w:t>
      </w:r>
    </w:p>
    <w:p w14:paraId="5D647284" w14:textId="77777777" w:rsidR="00C45587" w:rsidRDefault="00C45587" w:rsidP="00C45587">
      <w:pPr>
        <w:jc w:val="center"/>
      </w:pPr>
      <w:r>
        <w:rPr>
          <w:noProof/>
        </w:rPr>
        <w:drawing>
          <wp:inline distT="0" distB="0" distL="0" distR="0" wp14:anchorId="5A7CDF30" wp14:editId="038B298E">
            <wp:extent cx="4942857" cy="2171429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BF4A" w14:textId="718A1CB9" w:rsidR="00C45587" w:rsidRDefault="00C45587" w:rsidP="00C455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1.3.1.3.3-2 </w:t>
      </w:r>
      <w:r>
        <w:rPr>
          <w:rFonts w:hint="eastAsia"/>
        </w:rPr>
        <w:t>可抢红包计划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AE5C44" w:rsidRPr="00E91BB4" w14:paraId="0911F141" w14:textId="77777777" w:rsidTr="00385D6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D53425" w14:textId="77777777" w:rsidR="00AE5C44" w:rsidRDefault="00AE5C44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3E3A38" w14:textId="77777777" w:rsidR="00AE5C44" w:rsidRPr="00E91BB4" w:rsidRDefault="00AE5C44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C5AD2" w14:textId="77777777" w:rsidR="00AE5C44" w:rsidRPr="00E91BB4" w:rsidRDefault="00AE5C44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51A62" w14:textId="77777777" w:rsidR="00AE5C44" w:rsidRPr="00E91BB4" w:rsidRDefault="00AE5C44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E5C44" w:rsidRPr="00E91BB4" w14:paraId="758F516C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0610150" w14:textId="77777777" w:rsidR="00AE5C44" w:rsidRPr="008B3FEB" w:rsidRDefault="00AE5C44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7C2477" w14:textId="6E26BA4D" w:rsidR="00AE5C44" w:rsidRPr="00E91BB4" w:rsidRDefault="00AE5C44" w:rsidP="0020160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</w:t>
            </w:r>
            <w:r w:rsidR="002016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理财经理抢红包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_关联红包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8FD13B" w14:textId="77777777" w:rsidR="00AE5C44" w:rsidRPr="00B52579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5AA2C4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19232D58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AE5C44" w:rsidRPr="00E91BB4" w14:paraId="214870C1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6338EE1" w14:textId="77777777" w:rsidR="00AE5C44" w:rsidRPr="008B3FEB" w:rsidRDefault="00AE5C44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FCFDEB" w14:textId="77777777" w:rsidR="00AE5C44" w:rsidRPr="00535336" w:rsidRDefault="00AE5C44" w:rsidP="00385D6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A5F258" w14:textId="77777777" w:rsidR="00AE5C44" w:rsidRPr="00535336" w:rsidRDefault="00AE5C44" w:rsidP="00385D62">
            <w:pPr>
              <w:widowControl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4EE8DE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AE5C44" w:rsidRPr="00E91BB4" w14:paraId="68A661DC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31A695D" w14:textId="77777777" w:rsidR="00AE5C44" w:rsidRPr="00B37BDA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48F90A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86CFF9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E5470B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1、点击“提交”按钮，保存当前活动关联红包数据至数据库。</w:t>
            </w:r>
          </w:p>
          <w:p w14:paraId="59E344B1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7ECF1004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3、同时设置当前活动绑定红包“是否已关联活动”属性为“是”。</w:t>
            </w:r>
          </w:p>
        </w:tc>
      </w:tr>
      <w:tr w:rsidR="00AE5C44" w:rsidRPr="00E91BB4" w14:paraId="262C0C7F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205313A" w14:textId="77777777" w:rsidR="00AE5C44" w:rsidRPr="00B37BDA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3E6506" w14:textId="77777777" w:rsidR="00AE5C44" w:rsidRPr="00CF3E57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B660AF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A7FAAF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0A48CEA3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AE5C44" w:rsidRPr="00E91BB4" w14:paraId="08EB4B78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2E83058" w14:textId="77777777" w:rsidR="00AE5C44" w:rsidRPr="00B37BDA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0934908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658010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DABF57" w14:textId="0EA58F4C" w:rsidR="006119AB" w:rsidRPr="00CC42DF" w:rsidRDefault="00E65D95" w:rsidP="00345CD3">
            <w:pPr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点击“添加关联红包”，页面跳转至</w:t>
            </w:r>
            <w:r w:rsidR="00BB572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“理财经理抢红包”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添加关联红包页。</w:t>
            </w:r>
            <w:r w:rsidR="00CC42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</w:t>
            </w:r>
            <w:r w:rsidR="004C79F8">
              <w:rPr>
                <w:rFonts w:hint="eastAsia"/>
              </w:rPr>
              <w:t>图</w:t>
            </w:r>
            <w:r w:rsidR="004C79F8">
              <w:rPr>
                <w:rFonts w:hint="eastAsia"/>
              </w:rPr>
              <w:t xml:space="preserve">1.3.1.3.3-3 </w:t>
            </w:r>
            <w:r w:rsidR="004C79F8">
              <w:rPr>
                <w:rFonts w:hint="eastAsia"/>
              </w:rPr>
              <w:t>添加关联红包</w:t>
            </w:r>
          </w:p>
        </w:tc>
      </w:tr>
      <w:tr w:rsidR="00AE5C44" w:rsidRPr="00E91BB4" w14:paraId="5BB1D3BA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BAEC6C" w14:textId="77777777" w:rsidR="00AE5C44" w:rsidRPr="00B37BDA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0CBD0F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DA96A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190D7F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2D276747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</w:tc>
      </w:tr>
      <w:tr w:rsidR="00AE5C44" w:rsidRPr="00E91BB4" w14:paraId="3B3FAB05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014649B" w14:textId="77777777" w:rsidR="00AE5C44" w:rsidRPr="008B3FEB" w:rsidRDefault="00AE5C44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646693" w14:textId="77777777" w:rsidR="00AE5C44" w:rsidRPr="005513B3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906016" w14:textId="457F1D6A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C2F50B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显示关联红包“红包名称”属性。</w:t>
            </w:r>
          </w:p>
        </w:tc>
      </w:tr>
      <w:tr w:rsidR="00AE5C44" w:rsidRPr="00E91BB4" w14:paraId="075E3631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90BAC2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595316" w14:textId="77777777" w:rsidR="00AE5C44" w:rsidRPr="00B81132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D525B7" w14:textId="77777777" w:rsidR="00AE5C44" w:rsidRPr="002756E7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14DC8F" w14:textId="77777777" w:rsidR="00AE5C44" w:rsidRPr="006523A6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显示关联红包“红包金额”。</w:t>
            </w:r>
          </w:p>
        </w:tc>
      </w:tr>
      <w:tr w:rsidR="00AE5C44" w:rsidRPr="00E91BB4" w14:paraId="67AE9C04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5199EB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A94FB" w14:textId="77777777" w:rsidR="00AE5C44" w:rsidRPr="00EE5CDC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821509" w14:textId="77777777" w:rsidR="00AE5C44" w:rsidRPr="00E9789A" w:rsidRDefault="00AE5C44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6DC86C" w14:textId="77777777" w:rsidR="00AE5C44" w:rsidRPr="001E385D" w:rsidRDefault="00AE5C44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显示关联红包“红包使用条件”属性。</w:t>
            </w:r>
          </w:p>
        </w:tc>
      </w:tr>
      <w:tr w:rsidR="00AE5C44" w:rsidRPr="00E91BB4" w14:paraId="59CA66E2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0A43BEA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9B6084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D27FFF" w14:textId="77777777" w:rsidR="00AE5C44" w:rsidRPr="00E9789A" w:rsidRDefault="00AE5C44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851D86" w14:textId="77777777" w:rsidR="00AE5C44" w:rsidRPr="00076574" w:rsidRDefault="00AE5C44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点击“添加关联红包”时配置当前红包理财经理最大可得数</w:t>
            </w:r>
          </w:p>
        </w:tc>
      </w:tr>
      <w:tr w:rsidR="00AE5C44" w:rsidRPr="00E91BB4" w14:paraId="665001A5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D9D7B3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34C192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F2EC2F" w14:textId="77777777" w:rsidR="00AE5C44" w:rsidRDefault="00AE5C44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5BA183" w14:textId="77777777" w:rsidR="00AE5C44" w:rsidRDefault="00AE5C44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点击“添加关联红包”时配置当前红包理财经理发给客户，单客户最大可得数</w:t>
            </w:r>
          </w:p>
        </w:tc>
      </w:tr>
      <w:tr w:rsidR="0059756B" w:rsidRPr="00E91BB4" w14:paraId="649A5C71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8B8915" w14:textId="77777777" w:rsidR="0059756B" w:rsidRPr="008B3FEB" w:rsidRDefault="0059756B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6A645" w14:textId="66E017FF" w:rsidR="0059756B" w:rsidRDefault="0059756B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B4E9F0" w14:textId="77777777" w:rsidR="0059756B" w:rsidRDefault="0059756B" w:rsidP="00385D62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文字</w:t>
            </w:r>
          </w:p>
          <w:p w14:paraId="27015A76" w14:textId="77777777" w:rsidR="0059756B" w:rsidRDefault="0059756B" w:rsidP="00385D62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内容：是/否</w:t>
            </w:r>
          </w:p>
          <w:p w14:paraId="3CF59563" w14:textId="298618A5" w:rsidR="0059756B" w:rsidRPr="00290D6C" w:rsidRDefault="0059756B" w:rsidP="00290D6C">
            <w:pPr>
              <w:jc w:val="center"/>
            </w:pPr>
            <w:proofErr w:type="gramStart"/>
            <w:r>
              <w:rPr>
                <w:rFonts w:hint="eastAsia"/>
                <w:color w:val="000000"/>
                <w:sz w:val="20"/>
                <w:szCs w:val="21"/>
              </w:rPr>
              <w:t>当内容</w:t>
            </w:r>
            <w:proofErr w:type="gramEnd"/>
            <w:r>
              <w:rPr>
                <w:rFonts w:hint="eastAsia"/>
                <w:color w:val="000000"/>
                <w:sz w:val="20"/>
                <w:szCs w:val="21"/>
              </w:rPr>
              <w:t>为“是”时，有链接可点击，点击弹出显示“可抢红包计划”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1.3.1.3.3-3 </w:t>
            </w:r>
            <w:r>
              <w:rPr>
                <w:rFonts w:hint="eastAsia"/>
              </w:rPr>
              <w:t>可抢红包计划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109653" w14:textId="77777777" w:rsidR="0059756B" w:rsidRDefault="00A41A81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可抢红包计划：即理财经理抢红包</w:t>
            </w:r>
            <w:r w:rsidR="0070703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，限制不同时段可抢红包总数，当个理财经理可抢数。</w:t>
            </w:r>
          </w:p>
          <w:p w14:paraId="78613ACD" w14:textId="77777777" w:rsidR="00271EBF" w:rsidRDefault="00271EBF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  <w:p w14:paraId="02843713" w14:textId="25419804" w:rsidR="008F0150" w:rsidRPr="008F0150" w:rsidRDefault="008F0150" w:rsidP="008F015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F015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重复次序</w:t>
            </w:r>
          </w:p>
          <w:p w14:paraId="0F335E80" w14:textId="77777777" w:rsidR="008F0150" w:rsidRDefault="008F0150" w:rsidP="008F015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开始时间</w:t>
            </w:r>
          </w:p>
          <w:p w14:paraId="312905AF" w14:textId="77777777" w:rsidR="008F0150" w:rsidRDefault="008F0150" w:rsidP="008F015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结束时间</w:t>
            </w:r>
          </w:p>
          <w:p w14:paraId="4944F4F6" w14:textId="77777777" w:rsidR="008F0150" w:rsidRDefault="008F0150" w:rsidP="006F6C94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本次可抢总数：即本次允许的理财经理可抢红包数量总和。</w:t>
            </w:r>
          </w:p>
          <w:p w14:paraId="3470C09F" w14:textId="5AC87882" w:rsidR="00EC0480" w:rsidRPr="008F0150" w:rsidRDefault="00EC0480" w:rsidP="006F6C94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理财经理单次可抢数：即单个理财经理单次时间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段最多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可抢红包数。</w:t>
            </w:r>
          </w:p>
        </w:tc>
      </w:tr>
      <w:tr w:rsidR="00AE5C44" w:rsidRPr="00E91BB4" w14:paraId="24D33AD0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65BF5BA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EEB1CB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278EB0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1899DCE4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BBE055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51B7B6B7" w14:textId="77777777" w:rsidR="00C6413C" w:rsidRDefault="00C6413C" w:rsidP="00C6413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确认：物理删除当前绑定红包，且红包管理“是否已关联活动”属性置为“否”。</w:t>
            </w:r>
          </w:p>
          <w:p w14:paraId="51B195F8" w14:textId="4246D966" w:rsidR="0016195E" w:rsidRPr="00345CB0" w:rsidRDefault="00C6413C" w:rsidP="00C6413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5EA4365C" w14:textId="77777777" w:rsidR="00AE5C44" w:rsidRDefault="00AE5C44" w:rsidP="00AE5C44">
      <w:pPr>
        <w:jc w:val="left"/>
      </w:pPr>
    </w:p>
    <w:p w14:paraId="59966A42" w14:textId="2E3FC232" w:rsidR="004113D6" w:rsidRDefault="003C2372" w:rsidP="00327CD0">
      <w:pPr>
        <w:jc w:val="center"/>
      </w:pPr>
      <w:r>
        <w:rPr>
          <w:noProof/>
        </w:rPr>
        <w:lastRenderedPageBreak/>
        <w:drawing>
          <wp:inline distT="0" distB="0" distL="0" distR="0" wp14:anchorId="5F09CB2F" wp14:editId="15C4ADCF">
            <wp:extent cx="5486400" cy="396684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C31A" w14:textId="7C51260B" w:rsidR="00600C80" w:rsidRDefault="00600C80" w:rsidP="009311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1.3.1.3.3-3 </w:t>
      </w:r>
      <w:r w:rsidR="009311AA">
        <w:rPr>
          <w:rFonts w:hint="eastAsia"/>
        </w:rPr>
        <w:t>添加关联红包</w:t>
      </w:r>
    </w:p>
    <w:p w14:paraId="7A68D9D0" w14:textId="66EF46D5" w:rsidR="00327CD0" w:rsidRDefault="00327CD0" w:rsidP="00327CD0">
      <w:pPr>
        <w:jc w:val="center"/>
      </w:pP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842049" w:rsidRPr="00E91BB4" w14:paraId="4F48A769" w14:textId="77777777" w:rsidTr="00385D6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073BF3" w14:textId="77777777" w:rsidR="00842049" w:rsidRDefault="00842049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38B2E" w14:textId="77777777" w:rsidR="00842049" w:rsidRPr="00E91BB4" w:rsidRDefault="00842049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4F3C82" w14:textId="77777777" w:rsidR="00842049" w:rsidRPr="00E91BB4" w:rsidRDefault="00842049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D0F4B6" w14:textId="77777777" w:rsidR="00842049" w:rsidRPr="00E91BB4" w:rsidRDefault="00842049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842049" w:rsidRPr="00E91BB4" w14:paraId="4BD7FDC0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4B47F4" w14:textId="77777777" w:rsidR="00842049" w:rsidRPr="008B3FEB" w:rsidRDefault="00842049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142931" w14:textId="6D574FC0" w:rsidR="00842049" w:rsidRPr="00E91BB4" w:rsidRDefault="00077CF7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4A4EAD" w14:textId="77777777" w:rsidR="00842049" w:rsidRDefault="00B02B9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07D1691" w14:textId="744C8623" w:rsidR="00B02B96" w:rsidRPr="00707154" w:rsidRDefault="00B02B96" w:rsidP="00B02B9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DEEE79" w14:textId="77777777" w:rsidR="00842049" w:rsidRDefault="00201F6E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静态文字“添加关联红包：【”+“动态活动方式”+“】”+“动态活动名称”</w:t>
            </w:r>
          </w:p>
          <w:p w14:paraId="29D78362" w14:textId="07DBC2C2" w:rsidR="00857021" w:rsidRPr="00E91BB4" w:rsidRDefault="00857021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例如：添加关联红包：【理财经理抢红包】红包名称</w:t>
            </w:r>
          </w:p>
        </w:tc>
      </w:tr>
      <w:tr w:rsidR="00842049" w:rsidRPr="00E91BB4" w14:paraId="191FF7F0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82E7C9A" w14:textId="77777777" w:rsidR="00842049" w:rsidRPr="00B37BDA" w:rsidRDefault="00842049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6EEF38" w14:textId="2DDA24C6" w:rsidR="00842049" w:rsidRDefault="00412AB5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DC17ED" w14:textId="22197B11" w:rsidR="00842049" w:rsidRDefault="00412AB5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C0163A" w14:textId="77777777" w:rsidR="00842049" w:rsidRDefault="009676E3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60555D9F" w14:textId="549286E5" w:rsidR="009718D6" w:rsidRPr="00284504" w:rsidRDefault="00075D8D" w:rsidP="00284504">
            <w:pPr>
              <w:pStyle w:val="a5"/>
              <w:widowControl/>
              <w:numPr>
                <w:ilvl w:val="0"/>
                <w:numId w:val="3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可抢红包计划列表：</w:t>
            </w:r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proofErr w:type="gramStart"/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单次可抢数之</w:t>
            </w:r>
            <w:proofErr w:type="gramEnd"/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和小于等于“理财经理可得数”</w:t>
            </w:r>
            <w:r w:rsidR="00BF416E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7B411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小于则提示“理财经理单次可抢数大于理财经理可得数！”</w:t>
            </w:r>
          </w:p>
          <w:p w14:paraId="628EBE1B" w14:textId="2E0A7938" w:rsidR="00284504" w:rsidRPr="00284504" w:rsidRDefault="005505CD" w:rsidP="00284504">
            <w:pPr>
              <w:pStyle w:val="a5"/>
              <w:widowControl/>
              <w:numPr>
                <w:ilvl w:val="0"/>
                <w:numId w:val="3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保存当前关联红包信息至数据库。</w:t>
            </w:r>
          </w:p>
        </w:tc>
      </w:tr>
      <w:tr w:rsidR="00842049" w:rsidRPr="00E91BB4" w14:paraId="31944C3C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777BC4" w14:textId="77777777" w:rsidR="00842049" w:rsidRPr="00B37BDA" w:rsidRDefault="00842049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4D3F647" w14:textId="4B80AA7E" w:rsidR="00842049" w:rsidRDefault="00412AB5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9BE72B" w14:textId="4693061B" w:rsidR="00842049" w:rsidRDefault="00412AB5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A5EF25" w14:textId="77777777" w:rsidR="00842049" w:rsidRDefault="00412AB5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点击“取消”按钮，放弃本次操作。</w:t>
            </w:r>
          </w:p>
          <w:p w14:paraId="1200539C" w14:textId="5DD1054F" w:rsidR="00412AB5" w:rsidRPr="00412AB5" w:rsidRDefault="00412AB5" w:rsidP="00412AB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且同时关闭当前层。</w:t>
            </w:r>
          </w:p>
        </w:tc>
      </w:tr>
      <w:tr w:rsidR="00842049" w:rsidRPr="00E91BB4" w14:paraId="73EE35DA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13D54FE" w14:textId="77777777" w:rsidR="00842049" w:rsidRPr="008B3FEB" w:rsidRDefault="00842049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F25AC8" w14:textId="39503297" w:rsidR="00842049" w:rsidRPr="005513B3" w:rsidRDefault="00BB5133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DFF597" w14:textId="77777777" w:rsidR="00842049" w:rsidRDefault="00BB5133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14918193" w14:textId="061A4403" w:rsidR="00564197" w:rsidRDefault="00564197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默认选中第一条红包</w:t>
            </w:r>
            <w:r w:rsidR="007628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信息。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B65401" w14:textId="77777777" w:rsidR="00174A46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红包列表：红包属性</w:t>
            </w:r>
          </w:p>
          <w:p w14:paraId="5CC177B0" w14:textId="77777777" w:rsidR="00174A46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0519862A" w14:textId="77777777" w:rsidR="00174A46" w:rsidRPr="00706D19" w:rsidRDefault="00174A46" w:rsidP="00174A46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3F3CA9F6" w14:textId="77777777" w:rsidR="00174A46" w:rsidRDefault="00174A46" w:rsidP="00174A46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红包结束时间必须大于等于活动结束时间。</w:t>
            </w:r>
          </w:p>
          <w:p w14:paraId="15511EC2" w14:textId="77777777" w:rsidR="00174A46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场景1：红包开始时间可以 允许小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于、等于、大于 活动开始时间。即活动开始后红包允许使用</w:t>
            </w:r>
          </w:p>
          <w:p w14:paraId="6415AA87" w14:textId="77777777" w:rsidR="00174A46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场景2：红包开始时间，允许小于等于大于活动结束时间</w:t>
            </w:r>
          </w:p>
          <w:p w14:paraId="2E3BE3C5" w14:textId="77777777" w:rsidR="00174A46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场景3：红包结束时间必须大于活动开始时间。</w:t>
            </w:r>
          </w:p>
          <w:p w14:paraId="4A9DD787" w14:textId="77777777" w:rsidR="00174A46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场景4：红包结束时间，必须大于等于活动结束时间，即不允许活动还未结束，红包已不可使用。</w:t>
            </w:r>
          </w:p>
          <w:p w14:paraId="44D4F830" w14:textId="5D9FC246" w:rsidR="00952421" w:rsidRPr="00952421" w:rsidRDefault="00952421" w:rsidP="009524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6、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且红包时间属性为“时间区间2”。</w:t>
            </w:r>
          </w:p>
          <w:p w14:paraId="2D24B2DB" w14:textId="24624384" w:rsidR="00842049" w:rsidRPr="00E91BB4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下拉筛选框显示符合以上2个条件的红包名称列表（注不用显示红包金额以及使用条件，以原型为准）。</w:t>
            </w:r>
          </w:p>
        </w:tc>
      </w:tr>
      <w:tr w:rsidR="002528D6" w:rsidRPr="00E91BB4" w14:paraId="1C2C3507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94D22D" w14:textId="77777777" w:rsidR="002528D6" w:rsidRPr="008B3FEB" w:rsidRDefault="002528D6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4FC411" w14:textId="4429F59A" w:rsidR="002528D6" w:rsidRPr="00B81132" w:rsidRDefault="002528D6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31591" w14:textId="77777777" w:rsidR="002528D6" w:rsidRDefault="002528D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4F2747" w14:textId="77777777" w:rsidR="002528D6" w:rsidRPr="006479B9" w:rsidRDefault="002528D6" w:rsidP="00385D62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7BA2B332" w14:textId="77777777" w:rsidR="002528D6" w:rsidRPr="006479B9" w:rsidRDefault="002528D6" w:rsidP="00385D62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6479B9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理财经理店铺可得该红包最大数</w:t>
            </w:r>
          </w:p>
          <w:p w14:paraId="2BC16E4A" w14:textId="77777777" w:rsidR="002528D6" w:rsidRDefault="002528D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36B0E0BA" w14:textId="77777777" w:rsidR="002528D6" w:rsidRDefault="002528D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正整数</w:t>
            </w:r>
          </w:p>
          <w:p w14:paraId="0B21911A" w14:textId="3AAA233A" w:rsidR="002528D6" w:rsidRPr="002756E7" w:rsidRDefault="002528D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范围：1~5000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C84C84" w14:textId="7B2DCC8B" w:rsidR="002528D6" w:rsidRPr="006523A6" w:rsidRDefault="002528D6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理财经理可得数最大不超过5000.</w:t>
            </w:r>
          </w:p>
        </w:tc>
      </w:tr>
      <w:tr w:rsidR="002528D6" w:rsidRPr="00E91BB4" w14:paraId="63EFA9E2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6FB158C" w14:textId="77777777" w:rsidR="002528D6" w:rsidRPr="008B3FEB" w:rsidRDefault="002528D6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768B0D" w14:textId="38BD59C5" w:rsidR="002528D6" w:rsidRPr="00EE5CDC" w:rsidRDefault="008228F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0EACE" w14:textId="77777777" w:rsidR="00035463" w:rsidRDefault="006C3BC6" w:rsidP="00385D62">
            <w:pPr>
              <w:pStyle w:val="af3"/>
              <w:spacing w:before="0" w:beforeAutospacing="0" w:after="0" w:afterAutospacing="0"/>
              <w:rPr>
                <w:rFonts w:ascii="Arial" w:hAnsi="Arial" w:cs="Arial" w:hint="eastAsia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如图</w:t>
            </w:r>
          </w:p>
          <w:p w14:paraId="58AD898B" w14:textId="148283BF" w:rsidR="000A64EA" w:rsidRPr="00D837BB" w:rsidRDefault="000A64EA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00B0F0"/>
                <w:sz w:val="20"/>
                <w:szCs w:val="20"/>
              </w:rPr>
            </w:pPr>
            <w:r w:rsidRPr="00D837BB">
              <w:rPr>
                <w:rFonts w:ascii="Arial" w:hAnsi="Arial" w:cs="Arial" w:hint="eastAsia"/>
                <w:color w:val="00B0F0"/>
                <w:sz w:val="20"/>
                <w:szCs w:val="20"/>
              </w:rPr>
              <w:t>必填项</w:t>
            </w:r>
          </w:p>
          <w:p w14:paraId="63C160D7" w14:textId="7D7019A3" w:rsidR="000F56EA" w:rsidRPr="00E9789A" w:rsidRDefault="000F56EA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默认显示次序“第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1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次”。点击“新增”按钮，次序一次累加</w:t>
            </w:r>
            <w:r w:rsidR="005A79CD">
              <w:rPr>
                <w:rFonts w:ascii="Arial" w:hAnsi="Arial" w:cs="Arial" w:hint="eastAsia"/>
                <w:color w:val="333333"/>
                <w:sz w:val="20"/>
                <w:szCs w:val="20"/>
              </w:rPr>
              <w:t>+1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C10A73" w14:textId="77777777" w:rsidR="002528D6" w:rsidRDefault="00ED2389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表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头：次序、开始时间、结束时间、本次可抢总数、理财经理单次可抢数、编辑</w:t>
            </w:r>
          </w:p>
          <w:p w14:paraId="2303F1CA" w14:textId="056318A8" w:rsidR="00857E16" w:rsidRPr="005D4E09" w:rsidRDefault="00283EFD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默认</w:t>
            </w:r>
            <w:r w:rsidR="00D028D3"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：</w:t>
            </w:r>
            <w:r w:rsidR="00D55CE0"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仅</w:t>
            </w:r>
            <w:proofErr w:type="gramStart"/>
            <w:r w:rsidR="00D55CE0"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显示</w:t>
            </w:r>
            <w:r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第</w:t>
            </w:r>
            <w:proofErr w:type="gramEnd"/>
            <w:r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一行</w:t>
            </w:r>
          </w:p>
          <w:p w14:paraId="534001B8" w14:textId="5FD37C05" w:rsidR="00D26CAF" w:rsidRPr="005D4E09" w:rsidRDefault="00D26CAF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次序：</w:t>
            </w:r>
            <w:r w:rsidR="00510888"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第1</w:t>
            </w:r>
            <w:r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次</w:t>
            </w:r>
          </w:p>
          <w:p w14:paraId="466CFFF7" w14:textId="2B480ADD" w:rsidR="00DF1582" w:rsidRPr="005D4E09" w:rsidRDefault="00DF1582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默认开始时间即活动起始时间</w:t>
            </w:r>
            <w:r w:rsidR="00AA6494"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，且可修改</w:t>
            </w:r>
          </w:p>
          <w:p w14:paraId="357091BC" w14:textId="7CBC8089" w:rsidR="00DF1582" w:rsidRPr="005D4E09" w:rsidRDefault="00DF1582" w:rsidP="0085144A">
            <w:pPr>
              <w:pStyle w:val="a5"/>
              <w:ind w:left="360" w:firstLineChars="0" w:firstLine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5D4E0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默认结束时间即活期结束时间，可修改。</w:t>
            </w:r>
          </w:p>
          <w:p w14:paraId="0D1D8030" w14:textId="6E8498AE" w:rsidR="00D26CAF" w:rsidRPr="0085144A" w:rsidRDefault="0085144A" w:rsidP="0085144A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D26CAF" w:rsidRPr="0085144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开始时间：</w:t>
            </w:r>
            <w:r w:rsidR="00022170" w:rsidRPr="0085144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  <w:r w:rsidR="00D26CAF" w:rsidRPr="0085144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，点击显示时间选择控件</w:t>
            </w:r>
            <w:r w:rsidR="005D0B0F" w:rsidRPr="0085144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，开始时间可选项</w:t>
            </w:r>
            <w:r w:rsidR="00CF4171" w:rsidRPr="0085144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日期时间</w:t>
            </w:r>
            <w:r w:rsidR="005D0B0F" w:rsidRPr="0085144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大于当前时间。</w:t>
            </w:r>
          </w:p>
          <w:p w14:paraId="7A9BE15D" w14:textId="415BB20C" w:rsidR="00BB1501" w:rsidRDefault="00D26CAF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结束时间：</w:t>
            </w:r>
            <w:r w:rsidR="000221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，点击显示时间选择控件</w:t>
            </w:r>
            <w:r w:rsidR="00B602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，时间选择控件可选时间大于当前时间</w:t>
            </w:r>
          </w:p>
          <w:p w14:paraId="5EDCE07A" w14:textId="0F20876C" w:rsidR="00BB1501" w:rsidRDefault="00BB1501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本次可抢总数量：输入框</w:t>
            </w:r>
            <w:r w:rsidR="00F841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，正整数，</w:t>
            </w:r>
            <w:r w:rsidR="00F01D4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不限制最大值。</w:t>
            </w:r>
          </w:p>
          <w:p w14:paraId="317478BA" w14:textId="75699BD7" w:rsidR="00BB1501" w:rsidRDefault="00BB1501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理财经理单次可抢数：输入框</w:t>
            </w:r>
            <w:r w:rsidR="0078121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，正整数，</w:t>
            </w:r>
            <w:r w:rsidR="000828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最大值小于等于“理财经理可得总数”</w:t>
            </w:r>
            <w:r w:rsidR="000C11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  <w:r w:rsidR="00401FA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</w:t>
            </w:r>
            <w:r w:rsidR="00C151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值。</w:t>
            </w:r>
          </w:p>
          <w:p w14:paraId="60F06389" w14:textId="7A05ECBF" w:rsidR="00283EFD" w:rsidRPr="005D0B0F" w:rsidRDefault="00B5749C" w:rsidP="005D0B0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编辑：保存：</w:t>
            </w:r>
          </w:p>
          <w:p w14:paraId="37C06747" w14:textId="2BA0EE2A" w:rsidR="00283EFD" w:rsidRDefault="008A5B2D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0D16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点击“新增”按钮，新增一行，次序加1，其他项为输入框。</w:t>
            </w:r>
            <w:r w:rsidR="000069D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保存该行填写数据。</w:t>
            </w:r>
          </w:p>
          <w:p w14:paraId="70882A4F" w14:textId="67E3345B" w:rsidR="008A5B2D" w:rsidRDefault="003129C5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点击</w:t>
            </w:r>
            <w:r w:rsidR="00AC6FB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保存按钮：判断所有输入框为必填项，有未输入则统一提示“输入框内容不能为空！”</w:t>
            </w:r>
            <w:r w:rsidR="00AB0F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  <w:r w:rsidR="00D069B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保存成功，则“保存”按钮变更为“删除”。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0CAD0042" w14:textId="76BBF7C0" w:rsidR="003129C5" w:rsidRPr="00283EFD" w:rsidRDefault="00AC6FB5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点击当前行“删除”</w:t>
            </w:r>
            <w:r w:rsidR="005A62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按钮，删除本行</w:t>
            </w:r>
            <w:r w:rsidR="002E28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数据，且下一行次序列减</w:t>
            </w:r>
            <w:r w:rsidR="00F1184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1。</w:t>
            </w:r>
          </w:p>
        </w:tc>
      </w:tr>
      <w:tr w:rsidR="00842049" w:rsidRPr="00E91BB4" w14:paraId="3AC9F024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552EFF" w14:textId="32CC1E73" w:rsidR="00842049" w:rsidRPr="008B3FEB" w:rsidRDefault="00842049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F8DC0E" w14:textId="58B7D914" w:rsidR="00842049" w:rsidRDefault="008867B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098C33" w14:textId="77777777" w:rsidR="00940E37" w:rsidRDefault="00940E37" w:rsidP="00940E3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154720C" w14:textId="77777777" w:rsidR="00940E37" w:rsidRPr="00CA0A85" w:rsidRDefault="00940E37" w:rsidP="00940E37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1FA7F0F5" w14:textId="77777777" w:rsidR="00940E37" w:rsidRPr="006479B9" w:rsidRDefault="00940E37" w:rsidP="00940E37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CA0A85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理财经理向每位出借人发放的最多红包数</w:t>
            </w:r>
          </w:p>
          <w:p w14:paraId="08D39C22" w14:textId="77777777" w:rsidR="00940E37" w:rsidRDefault="00940E37" w:rsidP="00940E37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39197B03" w14:textId="77777777" w:rsidR="00940E37" w:rsidRDefault="00940E37" w:rsidP="00940E37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681EE2D2" w14:textId="2190FC31" w:rsidR="00842049" w:rsidRPr="00E9789A" w:rsidRDefault="00940E37" w:rsidP="00940E37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方位1~50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F07520" w14:textId="5C270B65" w:rsidR="00842049" w:rsidRPr="00076574" w:rsidRDefault="00014039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出借人可得数限制最大输入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50.</w:t>
            </w:r>
          </w:p>
        </w:tc>
      </w:tr>
    </w:tbl>
    <w:p w14:paraId="3A7704FD" w14:textId="77777777" w:rsidR="00842049" w:rsidRPr="00CD7ACF" w:rsidRDefault="00842049" w:rsidP="00211156"/>
    <w:p w14:paraId="6C20DC57" w14:textId="6123A2CA" w:rsidR="003149DC" w:rsidRDefault="003149DC" w:rsidP="003149DC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1.3.1.3.</w:t>
      </w:r>
      <w:r w:rsidR="002850C5">
        <w:rPr>
          <w:rFonts w:hint="eastAsia"/>
        </w:rPr>
        <w:t>3</w:t>
      </w:r>
      <w:r>
        <w:rPr>
          <w:rFonts w:hint="eastAsia"/>
        </w:rPr>
        <w:t>发红包至</w:t>
      </w:r>
      <w:r w:rsidR="00D54E39">
        <w:rPr>
          <w:rFonts w:hint="eastAsia"/>
        </w:rPr>
        <w:t>出借人</w:t>
      </w:r>
    </w:p>
    <w:p w14:paraId="4810EC7C" w14:textId="77777777" w:rsidR="00900492" w:rsidRDefault="00900492" w:rsidP="0090049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添加关联红包</w:t>
      </w:r>
    </w:p>
    <w:p w14:paraId="4C4D372C" w14:textId="5E0A15E1" w:rsidR="00900492" w:rsidRDefault="00900492" w:rsidP="00900492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活动类型为“发红包至</w:t>
      </w:r>
      <w:r w:rsidR="00CD7ACF">
        <w:rPr>
          <w:rFonts w:hint="eastAsia"/>
        </w:rPr>
        <w:t>出借人</w:t>
      </w:r>
      <w:r>
        <w:rPr>
          <w:rFonts w:hint="eastAsia"/>
        </w:rPr>
        <w:t>”，添加关联红包</w:t>
      </w:r>
    </w:p>
    <w:p w14:paraId="2DC06A0E" w14:textId="6BD74130" w:rsidR="001B7E13" w:rsidRPr="00572E2E" w:rsidRDefault="001B7E13" w:rsidP="002F6836">
      <w:r>
        <w:rPr>
          <w:noProof/>
        </w:rPr>
        <w:drawing>
          <wp:inline distT="0" distB="0" distL="0" distR="0" wp14:anchorId="3BF1F48A" wp14:editId="4C3F26CD">
            <wp:extent cx="5486400" cy="28600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7C1" w14:textId="77777777" w:rsidR="00900492" w:rsidRPr="00900492" w:rsidRDefault="00900492" w:rsidP="00900492"/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E11418" w:rsidRPr="00E91BB4" w14:paraId="325DB7A7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48588" w14:textId="52A06E40" w:rsidR="00E11418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39218" w14:textId="77777777" w:rsidR="00E11418" w:rsidRPr="00E91BB4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85479" w14:textId="77777777" w:rsidR="00E11418" w:rsidRPr="00E91BB4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D70D0" w14:textId="77777777" w:rsidR="00E11418" w:rsidRPr="00E91BB4" w:rsidRDefault="00E11418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8C78EC" w:rsidRPr="00E91BB4" w14:paraId="3E52608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05B3E36" w14:textId="77777777" w:rsidR="008C78EC" w:rsidRPr="008B3FEB" w:rsidRDefault="008C78EC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6E6E77" w14:textId="4948F2E4" w:rsidR="008C78EC" w:rsidRPr="00E91BB4" w:rsidRDefault="008C78EC" w:rsidP="001F28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</w:t>
            </w:r>
            <w:r w:rsidR="001F288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发红包至出借人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_关联红包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90A4B2" w14:textId="16F99D4F" w:rsidR="008C78EC" w:rsidRPr="00707154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148BB0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420B15DC" w14:textId="0C3F83F5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8C78EC" w:rsidRPr="00E91BB4" w14:paraId="42FCB90C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94EF3EF" w14:textId="77777777" w:rsidR="008C78EC" w:rsidRPr="00B37BDA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F11B8C" w14:textId="7BB5F723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BAB04A" w14:textId="0ED6FAB5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09C5F8" w14:textId="685CACB8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8C78EC" w:rsidRPr="00E91BB4" w14:paraId="06D3BD1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453E828" w14:textId="77777777" w:rsidR="008C78EC" w:rsidRPr="00B37BDA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FE4ED3" w14:textId="465B0D2C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22DE14" w14:textId="2E153444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82E207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1、点击“提交”按钮，保存当前活动关联红包数据至数据库。</w:t>
            </w:r>
          </w:p>
          <w:p w14:paraId="7E2611C3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68AE6E8B" w14:textId="15846359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3、同时设置当前活动绑定红包“是否已关联活动”属性为“是”。</w:t>
            </w:r>
          </w:p>
        </w:tc>
      </w:tr>
      <w:tr w:rsidR="008C78EC" w:rsidRPr="00E91BB4" w14:paraId="78407FBF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408DE3E" w14:textId="77777777" w:rsidR="008C78EC" w:rsidRPr="008B3FEB" w:rsidRDefault="008C78EC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429250" w14:textId="12E40A67" w:rsidR="008C78EC" w:rsidRPr="005513B3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F40432" w14:textId="516FC651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17F468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2B51B2AE" w14:textId="5A081199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8C78EC" w:rsidRPr="00E91BB4" w14:paraId="270220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D71A79D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C381B28" w14:textId="0297EFEE" w:rsidR="008C78EC" w:rsidRPr="00B81132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76C7AA" w14:textId="19DC2CAB" w:rsidR="008C78EC" w:rsidRPr="002756E7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D6A198" w14:textId="3B5E4534" w:rsidR="008C78EC" w:rsidRPr="006523A6" w:rsidRDefault="00A6178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点击“添加关联红包”按钮，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红包至出借人添加红包层。</w:t>
            </w:r>
            <w:r w:rsidR="0024333C">
              <w:rPr>
                <w:rFonts w:hint="eastAsia"/>
              </w:rPr>
              <w:t>如图：</w:t>
            </w:r>
            <w:r w:rsidR="0024333C">
              <w:rPr>
                <w:rFonts w:hint="eastAsia"/>
              </w:rPr>
              <w:t>1.3.1.3.3-2</w:t>
            </w:r>
            <w:r w:rsidR="0024333C">
              <w:rPr>
                <w:rFonts w:hint="eastAsia"/>
              </w:rPr>
              <w:t>发红包至出借人</w:t>
            </w:r>
            <w:r w:rsidR="0024333C">
              <w:rPr>
                <w:rFonts w:hint="eastAsia"/>
              </w:rPr>
              <w:t>_</w:t>
            </w:r>
            <w:r w:rsidR="0024333C">
              <w:rPr>
                <w:rFonts w:hint="eastAsia"/>
              </w:rPr>
              <w:t>添加关联红包</w:t>
            </w:r>
          </w:p>
        </w:tc>
      </w:tr>
      <w:tr w:rsidR="008C78EC" w:rsidRPr="00E91BB4" w14:paraId="685FDB5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79593A2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4D64B3" w14:textId="520A4D29" w:rsidR="008C78EC" w:rsidRPr="00EE5CD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1CFF5F" w14:textId="703EFCC0" w:rsidR="008C78EC" w:rsidRPr="00E9789A" w:rsidRDefault="008C78EC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73504E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40F4826A" w14:textId="77777777" w:rsidR="008C78EC" w:rsidRDefault="008C78EC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  <w:p w14:paraId="377D98E8" w14:textId="6C91058B" w:rsidR="00DC0458" w:rsidRPr="001E385D" w:rsidRDefault="00DC0458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若以关联红包，则显示关联红包</w:t>
            </w:r>
            <w:r w:rsidR="00620AD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信息。</w:t>
            </w:r>
          </w:p>
        </w:tc>
      </w:tr>
      <w:tr w:rsidR="008C78EC" w:rsidRPr="00E91BB4" w14:paraId="135C3F28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06F6BE2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8A8290" w14:textId="15E2CFBB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BF9067" w14:textId="08D68CBA" w:rsidR="008C78EC" w:rsidRPr="00B21290" w:rsidRDefault="008C78EC" w:rsidP="00B2129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137AD5" w14:textId="650E0895" w:rsidR="008C78EC" w:rsidRPr="00076574" w:rsidRDefault="008C78EC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显示关联红包“红包名称”属性。</w:t>
            </w:r>
          </w:p>
        </w:tc>
      </w:tr>
      <w:tr w:rsidR="008C78EC" w:rsidRPr="00E91BB4" w14:paraId="27A3E0FC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EFAC15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A99792" w14:textId="666C1644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286BC5" w14:textId="5B9F1C3F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BBB3318" w14:textId="020B8C29" w:rsidR="008C78EC" w:rsidRPr="005C1393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显示关联红包“红包金额”。</w:t>
            </w:r>
          </w:p>
        </w:tc>
      </w:tr>
      <w:tr w:rsidR="008C78EC" w:rsidRPr="00E91BB4" w14:paraId="269B49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FADF0A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4B6504" w14:textId="100CAA42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6F10E2" w14:textId="50EC63A5" w:rsidR="008C78EC" w:rsidRPr="002376E1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E7A469" w14:textId="17B78E3B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显示关联红包“红包使用条件”属性。</w:t>
            </w:r>
          </w:p>
        </w:tc>
      </w:tr>
      <w:tr w:rsidR="00D60B60" w:rsidRPr="00E91BB4" w14:paraId="555ABA0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E84634A" w14:textId="77777777" w:rsidR="00D60B60" w:rsidRPr="008B3FEB" w:rsidRDefault="00D60B60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E1ED90" w14:textId="6287BE4B" w:rsidR="00D60B60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63ABCB" w14:textId="0C9C2422" w:rsidR="00D60B60" w:rsidRDefault="00D60B60" w:rsidP="00066E12">
            <w:pPr>
              <w:widowControl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C25599" w14:textId="42117ED3" w:rsidR="00D60B60" w:rsidRDefault="00D5168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配置出借人可得数</w:t>
            </w:r>
          </w:p>
        </w:tc>
      </w:tr>
      <w:tr w:rsidR="00D60B60" w:rsidRPr="00E91BB4" w14:paraId="70E5597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4F648D" w14:textId="77777777" w:rsidR="00D60B60" w:rsidRPr="008B3FEB" w:rsidRDefault="00D60B60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D1385C" w14:textId="2D7DF468" w:rsidR="00D60B60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160AC7" w14:textId="77777777" w:rsidR="00D60B60" w:rsidRDefault="00D60B60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136BF1AC" w14:textId="6CA85BB1" w:rsidR="00D60B60" w:rsidRDefault="00D60B6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D2889E" w14:textId="77777777" w:rsidR="00D60B60" w:rsidRDefault="00D60B6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54CFDDDA" w14:textId="77777777" w:rsidR="00D60B60" w:rsidRDefault="00D60B6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确认：物理删除当前绑定红包，且红包管理“是否已关联活动”属性置为“否”。</w:t>
            </w:r>
          </w:p>
          <w:p w14:paraId="2F231B91" w14:textId="457EE6D6" w:rsidR="00D60B60" w:rsidRPr="00E91BB4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07D31BF7" w14:textId="77777777" w:rsidR="00E11418" w:rsidRDefault="00E11418" w:rsidP="00E11418"/>
    <w:p w14:paraId="7F07DE53" w14:textId="261056DF" w:rsidR="00A24D2D" w:rsidRDefault="000A080A" w:rsidP="001F288A">
      <w:pPr>
        <w:jc w:val="center"/>
      </w:pPr>
      <w:r>
        <w:rPr>
          <w:noProof/>
        </w:rPr>
        <w:drawing>
          <wp:inline distT="0" distB="0" distL="0" distR="0" wp14:anchorId="5BE1700B" wp14:editId="72943753">
            <wp:extent cx="5486400" cy="131254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58D0" w14:textId="19823356" w:rsidR="00A24D2D" w:rsidRDefault="00140F02" w:rsidP="00140F02">
      <w:pPr>
        <w:jc w:val="center"/>
      </w:pPr>
      <w:r>
        <w:rPr>
          <w:rFonts w:hint="eastAsia"/>
        </w:rPr>
        <w:t>如图：</w:t>
      </w:r>
      <w:r>
        <w:rPr>
          <w:rFonts w:hint="eastAsia"/>
        </w:rPr>
        <w:t>1.3.1.3.3-2</w:t>
      </w:r>
      <w:r>
        <w:rPr>
          <w:rFonts w:hint="eastAsia"/>
        </w:rPr>
        <w:t>发红包至出借人</w:t>
      </w:r>
      <w:r>
        <w:rPr>
          <w:rFonts w:hint="eastAsia"/>
        </w:rPr>
        <w:t>_</w:t>
      </w:r>
      <w:r>
        <w:rPr>
          <w:rFonts w:hint="eastAsia"/>
        </w:rPr>
        <w:t>添加关联红包</w:t>
      </w:r>
    </w:p>
    <w:tbl>
      <w:tblPr>
        <w:tblW w:w="9163" w:type="dxa"/>
        <w:jc w:val="center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A24D2D" w:rsidRPr="00E91BB4" w14:paraId="00B091EB" w14:textId="77777777" w:rsidTr="00385D62">
        <w:trPr>
          <w:trHeight w:val="451"/>
          <w:jc w:val="center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EA651E" w14:textId="77777777" w:rsidR="00A24D2D" w:rsidRDefault="00A24D2D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361A98" w14:textId="77777777" w:rsidR="00A24D2D" w:rsidRPr="00E91BB4" w:rsidRDefault="00A24D2D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72C3D" w14:textId="77777777" w:rsidR="00A24D2D" w:rsidRPr="00E91BB4" w:rsidRDefault="00A24D2D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58CCAC" w14:textId="77777777" w:rsidR="00A24D2D" w:rsidRPr="00E91BB4" w:rsidRDefault="00A24D2D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24D2D" w:rsidRPr="00E91BB4" w14:paraId="22F942E7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0DA9707" w14:textId="77777777" w:rsidR="00A24D2D" w:rsidRPr="008B3FEB" w:rsidRDefault="00A24D2D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E092EE" w14:textId="77777777" w:rsidR="00A24D2D" w:rsidRPr="00E91BB4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7179F5" w14:textId="77777777" w:rsidR="00A24D2D" w:rsidRPr="00707154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6084C2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“添加关联红包”静态文案。</w:t>
            </w:r>
          </w:p>
          <w:p w14:paraId="6BD1D30D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14:paraId="6B9A8BFC" w14:textId="77777777" w:rsidR="00A24D2D" w:rsidRPr="00980300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A24D2D" w:rsidRPr="00E91BB4" w14:paraId="55300128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F88513D" w14:textId="77777777" w:rsidR="00A24D2D" w:rsidRPr="00B37BDA" w:rsidRDefault="00A24D2D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A16947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5093A6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3D0C64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01111DF1" w14:textId="77777777" w:rsidR="00A24D2D" w:rsidRPr="007D3DDE" w:rsidRDefault="00A24D2D" w:rsidP="00385D62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判断关联红包、理财经理可得数、出借人可得数为必填项，如未填写则提示“动态名称”+“不能为空”；例如：关联红包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</w:t>
            </w: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不能为空。</w:t>
            </w:r>
          </w:p>
          <w:p w14:paraId="08B65037" w14:textId="77777777" w:rsidR="00A24D2D" w:rsidRPr="007D3DDE" w:rsidRDefault="00A24D2D" w:rsidP="00385D62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保存关联红包信息、理财经理可得数、出借人可得数等至数据库，页面跳转至“活动管理列表”页。</w:t>
            </w:r>
          </w:p>
        </w:tc>
      </w:tr>
      <w:tr w:rsidR="00A24D2D" w:rsidRPr="00E91BB4" w14:paraId="7628EE81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DA94332" w14:textId="77777777" w:rsidR="00A24D2D" w:rsidRPr="00B37BDA" w:rsidRDefault="00A24D2D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83A749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B5785B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D716EC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放弃本次操作</w:t>
            </w:r>
          </w:p>
          <w:p w14:paraId="449729BC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关闭当前“添加关联红包”弹层。</w:t>
            </w:r>
          </w:p>
        </w:tc>
      </w:tr>
      <w:tr w:rsidR="00A24D2D" w:rsidRPr="00E91BB4" w14:paraId="08CDE766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52C992" w14:textId="77777777" w:rsidR="00A24D2D" w:rsidRPr="008B3FEB" w:rsidRDefault="00A24D2D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0B9F82" w14:textId="77777777" w:rsidR="00A24D2D" w:rsidRPr="000B29E0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F32448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64C3A0C4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默认符合规则第一条红包记录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FB6B66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红包列表：红包属性</w:t>
            </w:r>
          </w:p>
          <w:p w14:paraId="2B540CFC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5282ECB9" w14:textId="77777777" w:rsidR="00A24D2D" w:rsidRPr="00706D19" w:rsidRDefault="00A24D2D" w:rsidP="00385D62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03C0527F" w14:textId="77777777" w:rsidR="00A24D2D" w:rsidRDefault="00A24D2D" w:rsidP="00385D62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红包结束时间必须大于等于活动结束时间。</w:t>
            </w:r>
          </w:p>
          <w:p w14:paraId="04298B16" w14:textId="77777777" w:rsidR="00A24D2D" w:rsidRDefault="00A24D2D" w:rsidP="00385D62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场景1：红包开始时间可以 允许小于、等于、大于 活动开始时间。即活动开始后红包允许使用</w:t>
            </w:r>
          </w:p>
          <w:p w14:paraId="48C98044" w14:textId="77777777" w:rsidR="00A24D2D" w:rsidRDefault="00A24D2D" w:rsidP="00385D62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场景2：红包开始时间，允许小于等于大于活动结束时间</w:t>
            </w:r>
          </w:p>
          <w:p w14:paraId="754A9029" w14:textId="77777777" w:rsidR="00A24D2D" w:rsidRDefault="00A24D2D" w:rsidP="00385D62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场景3：红包结束时间必须大于活动开始时间。</w:t>
            </w:r>
          </w:p>
          <w:p w14:paraId="48895E78" w14:textId="77777777" w:rsidR="00A24D2D" w:rsidRPr="001E1659" w:rsidRDefault="00A24D2D" w:rsidP="00385D62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场景4：红包结束时间，必须大于等于活动结束时间，即不允许活动还未结束，红包已不可使用。</w:t>
            </w:r>
          </w:p>
          <w:p w14:paraId="548D5127" w14:textId="4C6F248D" w:rsidR="00895F3C" w:rsidRDefault="00895F3C" w:rsidP="00385D62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且红包时间属性为“时间区间2”。</w:t>
            </w:r>
          </w:p>
          <w:p w14:paraId="58F9F8E2" w14:textId="77777777" w:rsidR="00A24D2D" w:rsidRPr="00706D19" w:rsidRDefault="00A24D2D" w:rsidP="00385D62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下拉筛选框显示符合以上2个条件的红包名称列表（注不用显示红包金额以及使用条件，以原型为准）。</w:t>
            </w:r>
          </w:p>
        </w:tc>
      </w:tr>
      <w:tr w:rsidR="00A24D2D" w:rsidRPr="00E91BB4" w14:paraId="765B0A8A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C6FA2" w14:textId="77777777" w:rsidR="00A24D2D" w:rsidRPr="008B3FEB" w:rsidRDefault="00A24D2D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B35F15" w14:textId="77777777" w:rsidR="00A24D2D" w:rsidRPr="00EE5CDC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53A289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8F4FFD" w14:textId="77777777" w:rsidR="00A24D2D" w:rsidRPr="00CA0A85" w:rsidRDefault="00A24D2D" w:rsidP="00385D62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2981089F" w14:textId="7FE98AB1" w:rsidR="00A24D2D" w:rsidRDefault="00151CE9" w:rsidP="00385D62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 w:rsidRPr="00151CE9">
              <w:rPr>
                <w:rFonts w:hint="eastAsia"/>
                <w:color w:val="BFBFBF" w:themeColor="background1" w:themeShade="BF"/>
                <w:sz w:val="20"/>
                <w:szCs w:val="21"/>
              </w:rPr>
              <w:t>出借人最多可得当前红包数！</w:t>
            </w:r>
            <w:r w:rsidR="00A24D2D"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56347CCC" w14:textId="77777777" w:rsidR="00A24D2D" w:rsidRDefault="00A24D2D" w:rsidP="00385D62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36A4916D" w14:textId="77777777" w:rsidR="00A24D2D" w:rsidRPr="00E9789A" w:rsidRDefault="00A24D2D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方位1~50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26BCAFA" w14:textId="690C017B" w:rsidR="00A24D2D" w:rsidRDefault="00A24D2D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出借人可得数：</w:t>
            </w:r>
            <w:r w:rsidR="006846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即该</w:t>
            </w:r>
            <w:r w:rsidR="00C7272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出借最多可得当前红包数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5C56C47E" w14:textId="77777777" w:rsidR="00A24D2D" w:rsidRDefault="00A24D2D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限制出借人可得数最大值为：50</w:t>
            </w:r>
          </w:p>
          <w:p w14:paraId="07BCF04A" w14:textId="77777777" w:rsidR="00A24D2D" w:rsidRPr="00E73F08" w:rsidRDefault="00A24D2D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即一个客户当前红包不得超过50个。</w:t>
            </w:r>
          </w:p>
        </w:tc>
      </w:tr>
    </w:tbl>
    <w:p w14:paraId="5761EDBE" w14:textId="77777777" w:rsidR="00A24D2D" w:rsidRPr="00A24D2D" w:rsidRDefault="00A24D2D" w:rsidP="00E11418"/>
    <w:p w14:paraId="213FC3E8" w14:textId="1C8C3223" w:rsidR="00E37920" w:rsidRDefault="00B54546" w:rsidP="00B54546">
      <w:pPr>
        <w:pStyle w:val="3"/>
        <w:numPr>
          <w:ilvl w:val="0"/>
          <w:numId w:val="0"/>
        </w:numPr>
        <w:ind w:left="425"/>
      </w:pPr>
      <w:bookmarkStart w:id="17" w:name="_Toc516220328"/>
      <w:r>
        <w:lastRenderedPageBreak/>
        <w:t>1.3.2</w:t>
      </w:r>
      <w:r w:rsidR="00E37920">
        <w:rPr>
          <w:rFonts w:hint="eastAsia"/>
        </w:rPr>
        <w:t>活动管理</w:t>
      </w:r>
    </w:p>
    <w:p w14:paraId="3C1FF76F" w14:textId="19CF2CDE" w:rsidR="008F5227" w:rsidRDefault="00CF7A59" w:rsidP="006F1DF6">
      <w:pPr>
        <w:jc w:val="center"/>
      </w:pPr>
      <w:r>
        <w:rPr>
          <w:noProof/>
        </w:rPr>
        <w:drawing>
          <wp:inline distT="0" distB="0" distL="0" distR="0" wp14:anchorId="3BF90D00" wp14:editId="5C74965C">
            <wp:extent cx="5486400" cy="533844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652" w14:textId="2193AB5A" w:rsidR="006F1DF6" w:rsidRDefault="006F1DF6" w:rsidP="006F1D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1.3.2-1</w:t>
      </w:r>
      <w:r>
        <w:rPr>
          <w:rFonts w:hint="eastAsia"/>
        </w:rPr>
        <w:t>活动列表</w:t>
      </w:r>
    </w:p>
    <w:p w14:paraId="2AD6FAE1" w14:textId="69EB4982" w:rsidR="007D7D6A" w:rsidRDefault="007D7D6A" w:rsidP="006F1DF6">
      <w:pPr>
        <w:jc w:val="center"/>
      </w:pPr>
      <w:r>
        <w:rPr>
          <w:noProof/>
        </w:rPr>
        <w:lastRenderedPageBreak/>
        <w:drawing>
          <wp:inline distT="0" distB="0" distL="0" distR="0" wp14:anchorId="026FFA4A" wp14:editId="1CE1983D">
            <wp:extent cx="5486400" cy="39814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3008" w14:textId="561302FA" w:rsidR="00334B4E" w:rsidRDefault="00334B4E" w:rsidP="00AA675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</w:t>
      </w:r>
      <w:r w:rsidR="00207410">
        <w:rPr>
          <w:rFonts w:hint="eastAsia"/>
        </w:rPr>
        <w:t>2</w:t>
      </w:r>
      <w:r w:rsidR="00AA6756">
        <w:rPr>
          <w:rFonts w:hint="eastAsia"/>
        </w:rPr>
        <w:t>关联红包列表</w:t>
      </w:r>
    </w:p>
    <w:p w14:paraId="2DC8E540" w14:textId="74B7C79A" w:rsidR="006F1DF6" w:rsidRDefault="006F1DF6" w:rsidP="006F1DF6">
      <w:pPr>
        <w:jc w:val="center"/>
      </w:pPr>
      <w:r>
        <w:rPr>
          <w:noProof/>
        </w:rPr>
        <w:drawing>
          <wp:inline distT="0" distB="0" distL="0" distR="0" wp14:anchorId="49714F90" wp14:editId="1B062174">
            <wp:extent cx="2828572" cy="26857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68EA" w14:textId="261739AF" w:rsidR="003B2626" w:rsidRDefault="003B2626" w:rsidP="004031A3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1.3.2-</w:t>
      </w:r>
      <w:r w:rsidR="00207410">
        <w:rPr>
          <w:rFonts w:hint="eastAsia"/>
        </w:rPr>
        <w:t>3</w:t>
      </w:r>
      <w:r w:rsidR="004031A3">
        <w:rPr>
          <w:rFonts w:hint="eastAsia"/>
        </w:rPr>
        <w:t>红包指定产品列表</w:t>
      </w:r>
    </w:p>
    <w:p w14:paraId="5D1B9D6F" w14:textId="5A6FDE09" w:rsidR="009817D8" w:rsidRDefault="009817D8" w:rsidP="009817D8">
      <w:pPr>
        <w:pStyle w:val="5"/>
        <w:numPr>
          <w:ilvl w:val="0"/>
          <w:numId w:val="26"/>
        </w:numPr>
        <w:rPr>
          <w:rFonts w:hint="eastAsia"/>
        </w:rPr>
      </w:pPr>
      <w:r>
        <w:rPr>
          <w:rFonts w:hint="eastAsia"/>
        </w:rPr>
        <w:lastRenderedPageBreak/>
        <w:t>启用活动</w:t>
      </w:r>
      <w:r w:rsidR="00C60C19">
        <w:rPr>
          <w:rFonts w:hint="eastAsia"/>
        </w:rPr>
        <w:t>时确认</w:t>
      </w:r>
    </w:p>
    <w:p w14:paraId="53D3958E" w14:textId="68D1480F" w:rsidR="00B65475" w:rsidRDefault="00C713A6" w:rsidP="004031A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C654B2" wp14:editId="36AC040F">
            <wp:extent cx="5486400" cy="5023485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D483" w14:textId="5DE2D70C" w:rsidR="0029546F" w:rsidRDefault="0029546F" w:rsidP="004031A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60D0B5" wp14:editId="3733986E">
            <wp:extent cx="5486400" cy="47650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CC3" w14:textId="7646FBAA" w:rsidR="00005F9E" w:rsidRDefault="00005F9E" w:rsidP="004031A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A8D899" wp14:editId="728A201A">
            <wp:extent cx="5486400" cy="45783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F91" w:rsidRPr="008F7F91">
        <w:rPr>
          <w:noProof/>
        </w:rPr>
        <w:t xml:space="preserve"> </w:t>
      </w:r>
      <w:r w:rsidR="008F7F91">
        <w:rPr>
          <w:noProof/>
        </w:rPr>
        <w:drawing>
          <wp:inline distT="0" distB="0" distL="0" distR="0" wp14:anchorId="41BBACCE" wp14:editId="57E138A5">
            <wp:extent cx="3466667" cy="2047619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B021" w14:textId="56557BED" w:rsidR="00B65475" w:rsidRDefault="00B65475" w:rsidP="00B6547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1.3.2-</w:t>
      </w:r>
      <w:r w:rsidR="003F3295">
        <w:rPr>
          <w:rFonts w:hint="eastAsia"/>
        </w:rPr>
        <w:t>4</w:t>
      </w:r>
      <w:r w:rsidR="00A1728D">
        <w:rPr>
          <w:rFonts w:hint="eastAsia"/>
        </w:rPr>
        <w:t>启用活动详情</w:t>
      </w:r>
    </w:p>
    <w:p w14:paraId="579871F5" w14:textId="77777777" w:rsidR="00B65475" w:rsidRPr="008F5227" w:rsidRDefault="00B65475" w:rsidP="004031A3">
      <w:pPr>
        <w:jc w:val="center"/>
      </w:pPr>
    </w:p>
    <w:tbl>
      <w:tblPr>
        <w:tblpPr w:leftFromText="180" w:rightFromText="180" w:vertAnchor="text" w:tblpY="1"/>
        <w:tblOverlap w:val="never"/>
        <w:tblW w:w="9163" w:type="dxa"/>
        <w:tblLook w:val="04A0" w:firstRow="1" w:lastRow="0" w:firstColumn="1" w:lastColumn="0" w:noHBand="0" w:noVBand="1"/>
      </w:tblPr>
      <w:tblGrid>
        <w:gridCol w:w="614"/>
        <w:gridCol w:w="1843"/>
        <w:gridCol w:w="2530"/>
        <w:gridCol w:w="4176"/>
      </w:tblGrid>
      <w:tr w:rsidR="0037591F" w:rsidRPr="00E91BB4" w14:paraId="4BB0E2C5" w14:textId="77777777" w:rsidTr="00983BDD">
        <w:trPr>
          <w:trHeight w:val="300"/>
        </w:trPr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F49B67" w14:textId="77777777" w:rsidR="0037591F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A79EA" w14:textId="77777777" w:rsidR="0037591F" w:rsidRPr="00E91BB4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5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3C207" w14:textId="77777777" w:rsidR="0037591F" w:rsidRPr="00E91BB4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1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74CFA" w14:textId="77777777" w:rsidR="0037591F" w:rsidRPr="00E91BB4" w:rsidRDefault="0037591F" w:rsidP="00A02CB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37591F" w:rsidRPr="00E91BB4" w14:paraId="4D16A9D0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BF87223" w14:textId="77777777" w:rsidR="0037591F" w:rsidRPr="008B3FEB" w:rsidRDefault="0037591F" w:rsidP="00A02CBD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3F88FF" w14:textId="2C67C11E" w:rsidR="0037591F" w:rsidRPr="00E91BB4" w:rsidRDefault="0051016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778823" w14:textId="49D5C308" w:rsidR="0037591F" w:rsidRPr="00707154" w:rsidRDefault="0038076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AE76F6" w14:textId="603B964D" w:rsidR="00C07856" w:rsidRPr="0029731E" w:rsidRDefault="0038076B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点击“新建活动”，页面跳转至“新建活动页面”。</w:t>
            </w:r>
            <w:r w:rsidR="00067BD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见1.3.1.1</w:t>
            </w:r>
            <w:r w:rsidR="00826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新建活动_基本信息</w:t>
            </w:r>
          </w:p>
        </w:tc>
      </w:tr>
      <w:tr w:rsidR="0037591F" w:rsidRPr="00E91BB4" w14:paraId="5F8564DC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97D6082" w14:textId="77777777" w:rsidR="0037591F" w:rsidRPr="00B37BDA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EC5429" w14:textId="23687451" w:rsidR="0037591F" w:rsidRDefault="0051016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658953" w14:textId="28A7EA91" w:rsidR="0037591F" w:rsidRDefault="0038076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047BE6" w14:textId="77777777" w:rsidR="0037591F" w:rsidRDefault="00216EC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点击“查询”按钮,根据搜索框输入条件，筛选符合条件活动，并在搜索结果列表展示</w:t>
            </w:r>
          </w:p>
          <w:p w14:paraId="1B9D69B5" w14:textId="77777777" w:rsidR="00E1789A" w:rsidRDefault="00E1789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所有筛选条件均为空，则显示所有活动列表</w:t>
            </w:r>
          </w:p>
          <w:p w14:paraId="04522C98" w14:textId="386F1F83" w:rsidR="00E1789A" w:rsidRPr="00E1789A" w:rsidRDefault="00E1789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默认显示所有活动列表。</w:t>
            </w:r>
          </w:p>
        </w:tc>
      </w:tr>
      <w:tr w:rsidR="00CD0E3F" w:rsidRPr="00E91BB4" w14:paraId="5EFF5C0F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7B3B1E" w14:textId="77777777" w:rsidR="00CD0E3F" w:rsidRPr="00B37BDA" w:rsidRDefault="00CD0E3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8549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4C39A33" w14:textId="346A6EA6" w:rsidR="00CD0E3F" w:rsidRDefault="00CD0E3F" w:rsidP="00A02CB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 w:rsidR="00BA7D5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：默认所有搜索条件均为空</w:t>
            </w:r>
          </w:p>
        </w:tc>
      </w:tr>
      <w:tr w:rsidR="0037591F" w:rsidRPr="00E91BB4" w14:paraId="00021042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57B9ADF" w14:textId="77777777" w:rsidR="0037591F" w:rsidRPr="008B3FEB" w:rsidRDefault="0037591F" w:rsidP="00A02CBD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F1144E" w14:textId="6474E674" w:rsidR="0037591F" w:rsidRPr="005513B3" w:rsidRDefault="003A7F1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27EBD" w14:textId="77777777" w:rsidR="0037591F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2249CDAF" w14:textId="77777777" w:rsidR="003A7F1D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  <w:p w14:paraId="48A4F67C" w14:textId="2B17A001" w:rsidR="003A7F1D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内容：请选择、发红包至理财经理店铺、理财经理抢红包、发红包至出借人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90E084" w14:textId="77777777" w:rsidR="0037591F" w:rsidRPr="00E91BB4" w:rsidRDefault="0037591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37591F" w:rsidRPr="00E91BB4" w14:paraId="617DA8A7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A366175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45A929" w14:textId="0F428873" w:rsidR="0037591F" w:rsidRPr="00B81132" w:rsidRDefault="000979F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03BF8C" w14:textId="77777777" w:rsidR="0037591F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18D453B" w14:textId="77777777" w:rsidR="000979F3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格式：文本</w:t>
            </w:r>
          </w:p>
          <w:p w14:paraId="6277618F" w14:textId="40FBCD1F" w:rsidR="000979F3" w:rsidRPr="002756E7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默认：请输入红包名称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E698B9" w14:textId="58516CB6" w:rsidR="0037591F" w:rsidRPr="006523A6" w:rsidRDefault="003410AB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根据红包名称模糊搜索，模糊搜索规则包含输入内容即：%红包名称%</w:t>
            </w:r>
          </w:p>
        </w:tc>
      </w:tr>
      <w:tr w:rsidR="0037591F" w:rsidRPr="00E91BB4" w14:paraId="3EBBC90F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CBBF865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34F97B" w14:textId="3EE03759" w:rsidR="0037591F" w:rsidRPr="00DE7942" w:rsidRDefault="00DE7942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EB6E4" w14:textId="77777777" w:rsidR="0037591F" w:rsidRDefault="001975D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下拉筛选框</w:t>
            </w:r>
          </w:p>
          <w:p w14:paraId="0E283653" w14:textId="77777777" w:rsidR="003C7A4A" w:rsidRDefault="003C7A4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默认“请选择”</w:t>
            </w:r>
          </w:p>
          <w:p w14:paraId="0553C5C5" w14:textId="5983AFD1" w:rsidR="003C7A4A" w:rsidRPr="00E9789A" w:rsidRDefault="003C7A4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内容：请选择、新增、启用、禁用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D6C11F" w14:textId="77777777" w:rsidR="0037591F" w:rsidRPr="003C7A4A" w:rsidRDefault="0037591F" w:rsidP="00A02CB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37591F" w:rsidRPr="00E91BB4" w14:paraId="21A83850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1D1599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D25D8F" w14:textId="1C543E2D" w:rsidR="0037591F" w:rsidRDefault="003C7A4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启用时间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D6BF62" w14:textId="77777777" w:rsidR="0037591F" w:rsidRDefault="00282CB6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2C5BFBA9" w14:textId="046B4F3E" w:rsidR="00282CB6" w:rsidRPr="00282CB6" w:rsidRDefault="00282CB6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点击输入框，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弹层时间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选择控件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74454A" w14:textId="77777777" w:rsidR="0037591F" w:rsidRDefault="00E427CB" w:rsidP="00A02CB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规则：</w:t>
            </w:r>
          </w:p>
          <w:p w14:paraId="59127447" w14:textId="3403BAE3" w:rsidR="00DF358B" w:rsidRPr="005F0131" w:rsidRDefault="00A21DA9" w:rsidP="00A02CBD">
            <w:pPr>
              <w:pStyle w:val="a5"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F013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 大于等于搜索条件“启用时间”起始时间，小于搜索条件结束时间。</w:t>
            </w:r>
          </w:p>
          <w:p w14:paraId="264A00BC" w14:textId="77777777" w:rsidR="005F0131" w:rsidRDefault="005F0131" w:rsidP="00A02CBD">
            <w:pPr>
              <w:pStyle w:val="a5"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当搜索条件 起始时间为空时，则搜索结束时间前所有活动。</w:t>
            </w:r>
          </w:p>
          <w:p w14:paraId="5FD24B86" w14:textId="3D285F07" w:rsidR="005F0131" w:rsidRPr="005F0131" w:rsidRDefault="005F0131" w:rsidP="00A02CBD">
            <w:pPr>
              <w:pStyle w:val="a5"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搜索条件结束时间为空，则搜索开始时间至当前时间所有活动</w:t>
            </w:r>
          </w:p>
        </w:tc>
      </w:tr>
      <w:tr w:rsidR="0037591F" w:rsidRPr="00E91BB4" w14:paraId="76677EA9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D85065D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520B8F" w14:textId="08A1EC29" w:rsidR="0037591F" w:rsidRDefault="003C7A4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6ED7C0" w14:textId="77777777" w:rsidR="0037591F" w:rsidRDefault="002778FE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日期区间</w:t>
            </w:r>
          </w:p>
          <w:p w14:paraId="7D922465" w14:textId="60AE24E3" w:rsidR="002778FE" w:rsidRDefault="002778FE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点击输入框，弹出日期选择控件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30A1D6" w14:textId="77777777" w:rsidR="0037591F" w:rsidRDefault="00162757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活动有效期：</w:t>
            </w:r>
          </w:p>
          <w:p w14:paraId="7C1E17E1" w14:textId="18DA15D5" w:rsidR="00D32453" w:rsidRDefault="00D3245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1、当有效期起始时间为空时，则搜索有效期截止时间之前所有符合条件活动</w:t>
            </w:r>
          </w:p>
          <w:p w14:paraId="472C2C04" w14:textId="77777777" w:rsidR="00D32453" w:rsidRDefault="00D3245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2、当有效期截止时间为空时，则搜索起始时间至当前时间所有符合条件活动</w:t>
            </w:r>
          </w:p>
          <w:p w14:paraId="6A8B206A" w14:textId="4DA882CF" w:rsidR="003804EA" w:rsidRPr="00D32453" w:rsidRDefault="003804E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B66D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筛选活动起始时间在此搜索条件“活动有效期”内活动</w:t>
            </w:r>
            <w:r w:rsidR="00FC77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，大于等于活动有效期起始</w:t>
            </w:r>
            <w:r w:rsidR="00227D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</w:t>
            </w:r>
            <w:r w:rsidR="00FC77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，小于活动有效期</w:t>
            </w:r>
            <w:r w:rsidR="00227D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结日期</w:t>
            </w:r>
            <w:r w:rsidR="00B66D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3017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即：如活动仅有一天在搜索条件有效期范围内，则也符合搜索条件。</w:t>
            </w:r>
          </w:p>
        </w:tc>
      </w:tr>
      <w:tr w:rsidR="00A02CBD" w:rsidRPr="00E91BB4" w14:paraId="2A4A2DB3" w14:textId="77777777" w:rsidTr="008A4162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A7A20D4" w14:textId="28CD0843" w:rsidR="00A02CBD" w:rsidRDefault="00A02CBD" w:rsidP="00A02CB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活动列表_搜索结果</w:t>
            </w:r>
          </w:p>
        </w:tc>
      </w:tr>
      <w:tr w:rsidR="00A02CBD" w:rsidRPr="00E91BB4" w14:paraId="6B1749AF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8C5EA73" w14:textId="77777777" w:rsidR="00A02CBD" w:rsidRPr="008B3FEB" w:rsidRDefault="00A02CBD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C02088" w14:textId="6B9D8175" w:rsidR="00A02CBD" w:rsidRPr="00DC5EBF" w:rsidRDefault="00DC5EB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ACEAAE" w14:textId="6D075DB7" w:rsidR="00A02CBD" w:rsidRDefault="00B426C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B3F6FE" w14:textId="2C9FC36E" w:rsidR="00A02CBD" w:rsidRDefault="00A02CB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A02CBD" w:rsidRPr="00E91BB4" w14:paraId="5879AAA0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07C641" w14:textId="77777777" w:rsidR="00A02CBD" w:rsidRPr="008B3FEB" w:rsidRDefault="00A02CBD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4D6948" w14:textId="4917C34D" w:rsidR="00A02CBD" w:rsidRDefault="0016123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753836" w14:textId="77777777" w:rsidR="00A02CBD" w:rsidRDefault="00B3321F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3ECCB570" w14:textId="79FA43E9" w:rsidR="00B3321F" w:rsidRDefault="00B3321F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597210" w14:textId="3CDADA68" w:rsidR="00A02CBD" w:rsidRDefault="00FC7AF1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点击“活动名称”链接，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活动详细信息见1.3.4“活动详情页”</w:t>
            </w:r>
          </w:p>
        </w:tc>
      </w:tr>
      <w:tr w:rsidR="00C2637C" w:rsidRPr="00E91BB4" w14:paraId="67BD1ECE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E9E06E8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7BE345" w14:textId="6DF22DE3" w:rsidR="00C2637C" w:rsidRDefault="00C2637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CACAF8" w14:textId="6283AE95" w:rsidR="00C2637C" w:rsidRDefault="00C2637C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文本时间段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D98481" w14:textId="2C504CA3" w:rsidR="00C2637C" w:rsidRDefault="00563DB6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新建活动时填写</w:t>
            </w:r>
          </w:p>
        </w:tc>
      </w:tr>
      <w:tr w:rsidR="00C2637C" w:rsidRPr="00E91BB4" w14:paraId="4B6BADFA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9F55C30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DE5BEE" w14:textId="6443DE08" w:rsidR="00C2637C" w:rsidRDefault="007768C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744173" w14:textId="77777777" w:rsidR="00C2637C" w:rsidRDefault="007768C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  <w:p w14:paraId="01797FAC" w14:textId="6FFFCE30" w:rsidR="007768C3" w:rsidRDefault="007768C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A1140D" w14:textId="3D9F5A38" w:rsidR="00C2637C" w:rsidRDefault="008B4D68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点击“关联红包”数字，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关联红包详情</w:t>
            </w:r>
            <w:r w:rsidR="007C767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</w:t>
            </w:r>
            <w:r w:rsidR="00FA15E8">
              <w:rPr>
                <w:rFonts w:hint="eastAsia"/>
              </w:rPr>
              <w:t>图</w:t>
            </w:r>
            <w:r w:rsidR="00FA15E8">
              <w:rPr>
                <w:rFonts w:hint="eastAsia"/>
              </w:rPr>
              <w:t>1.3.2-2</w:t>
            </w:r>
            <w:r w:rsidR="00FA15E8">
              <w:rPr>
                <w:rFonts w:hint="eastAsia"/>
              </w:rPr>
              <w:t>关联红包列表</w:t>
            </w:r>
          </w:p>
          <w:p w14:paraId="3AAABA97" w14:textId="42C50281" w:rsidR="006A0449" w:rsidRPr="00592071" w:rsidRDefault="008E1189" w:rsidP="00592071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920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轮询显示</w:t>
            </w:r>
            <w:r w:rsidR="00177C9B" w:rsidRPr="005920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当前活动所绑定红包信息</w:t>
            </w:r>
          </w:p>
          <w:p w14:paraId="0AD12FC2" w14:textId="77777777" w:rsidR="00592071" w:rsidRDefault="00592071" w:rsidP="00592071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红包名称、</w:t>
            </w:r>
          </w:p>
          <w:p w14:paraId="2D4A6645" w14:textId="1A422582" w:rsidR="00592071" w:rsidRDefault="00592071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  <w:p w14:paraId="76A5A7CB" w14:textId="67B9722A" w:rsidR="00592071" w:rsidRDefault="00592071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使用条件：即红包使用条件</w:t>
            </w:r>
          </w:p>
          <w:p w14:paraId="3D910E73" w14:textId="1B909A52" w:rsidR="00417DF0" w:rsidRDefault="00417DF0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新建日期：即红包创建日期</w:t>
            </w:r>
          </w:p>
          <w:p w14:paraId="25F74EBD" w14:textId="77777777" w:rsidR="005A6691" w:rsidRPr="008F5227" w:rsidRDefault="00417DF0" w:rsidP="00887BC7">
            <w:pPr>
              <w:pStyle w:val="a5"/>
              <w:numPr>
                <w:ilvl w:val="0"/>
                <w:numId w:val="34"/>
              </w:numPr>
              <w:ind w:firstLineChars="0"/>
              <w:jc w:val="center"/>
            </w:pPr>
            <w:r w:rsidRPr="00887BC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指定产品：点击弹出显示指定产品列表如图：</w:t>
            </w:r>
            <w:r w:rsidR="005A6691">
              <w:rPr>
                <w:rFonts w:hint="eastAsia"/>
              </w:rPr>
              <w:t>图</w:t>
            </w:r>
            <w:r w:rsidR="005A6691">
              <w:rPr>
                <w:rFonts w:hint="eastAsia"/>
              </w:rPr>
              <w:t>1.3.2-3</w:t>
            </w:r>
            <w:r w:rsidR="005A6691">
              <w:rPr>
                <w:rFonts w:hint="eastAsia"/>
              </w:rPr>
              <w:t>红包指定产品列表</w:t>
            </w:r>
          </w:p>
          <w:p w14:paraId="63086CF3" w14:textId="77777777" w:rsidR="009F76B2" w:rsidRDefault="00A26C85" w:rsidP="00592071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产品列表排序规则以启用时间倒叙排列</w:t>
            </w:r>
            <w:r w:rsidR="001526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。产品列表显示产品名称（启用日期）。</w:t>
            </w:r>
          </w:p>
          <w:p w14:paraId="2CEF2290" w14:textId="5977AA58" w:rsidR="009F76B2" w:rsidRDefault="009F76B2" w:rsidP="00887BC7">
            <w:pPr>
              <w:pStyle w:val="a5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红包金额：当前红包金额</w:t>
            </w:r>
          </w:p>
          <w:p w14:paraId="68114697" w14:textId="190724FD" w:rsidR="009F76B2" w:rsidRDefault="009F76B2" w:rsidP="00887BC7">
            <w:pPr>
              <w:pStyle w:val="a5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已抢总数：</w:t>
            </w:r>
          </w:p>
          <w:p w14:paraId="4222B37C" w14:textId="37BDD97B" w:rsidR="001B62B1" w:rsidRDefault="001B62B1" w:rsidP="00887BC7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当活动方式为“发红包至理财经理店铺</w:t>
            </w:r>
            <w:r w:rsidR="00AA7EE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/发红包至出借人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 w:rsidR="00AA7EE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时：已抢总数为空</w:t>
            </w:r>
            <w:r w:rsidR="00A750C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1CC3BCA2" w14:textId="398A0194" w:rsidR="00A750C8" w:rsidRPr="00A750C8" w:rsidRDefault="00A750C8" w:rsidP="00887BC7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当活动方式为“理财经理抢红包”时，即理财经理已抢红包总数</w:t>
            </w:r>
          </w:p>
          <w:p w14:paraId="006D003D" w14:textId="77777777" w:rsidR="009F76B2" w:rsidRDefault="009F76B2" w:rsidP="006B418F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已发放总数：</w:t>
            </w:r>
          </w:p>
          <w:p w14:paraId="205D3D0E" w14:textId="544B9F3C" w:rsidR="00E21784" w:rsidRDefault="00E21784" w:rsidP="006B418F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当活动方式为“发红包至理财经理店铺/发红包至出借人”时：</w:t>
            </w:r>
            <w:r w:rsidR="00930A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即系统发放给理财经理/出借人红包总数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4A791842" w14:textId="514BA1C2" w:rsidR="007E13DD" w:rsidRDefault="00E21784" w:rsidP="006B418F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当活动方式为“理财经理抢红包”时</w:t>
            </w:r>
            <w:r w:rsidR="00C21A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：已发放总数为空。 </w:t>
            </w:r>
          </w:p>
          <w:p w14:paraId="0BAC678F" w14:textId="77777777" w:rsidR="00CA53D0" w:rsidRDefault="009F76B2" w:rsidP="006B418F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已使用总数：</w:t>
            </w:r>
          </w:p>
          <w:p w14:paraId="157CEE85" w14:textId="2993981A" w:rsidR="00417DF0" w:rsidRPr="00417DF0" w:rsidRDefault="00552DFD" w:rsidP="00CA53D0">
            <w:pPr>
              <w:pStyle w:val="a5"/>
              <w:widowControl/>
              <w:ind w:left="78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即交易单扣减当前红包总数。</w:t>
            </w:r>
            <w:r w:rsidR="005A6691" w:rsidRPr="00417D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2D23A488" w14:textId="1621E492" w:rsidR="00592071" w:rsidRPr="00592071" w:rsidRDefault="00592071" w:rsidP="00592071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有效期、使用条件、新建日期：</w:t>
            </w:r>
          </w:p>
        </w:tc>
      </w:tr>
      <w:tr w:rsidR="00C2637C" w:rsidRPr="00E91BB4" w14:paraId="6BBD554F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87F7529" w14:textId="77777777" w:rsidR="00C2637C" w:rsidRPr="00592071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BE6057" w14:textId="3F8FC130" w:rsidR="00C2637C" w:rsidRDefault="00224D02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活动启用时间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82B728" w14:textId="62C17493" w:rsidR="00C2637C" w:rsidRDefault="00C562DA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时间格式文本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30F97C" w14:textId="77777777" w:rsid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当活动状态</w:t>
            </w:r>
          </w:p>
          <w:p w14:paraId="65CEB766" w14:textId="6A289881" w:rsidR="00C2637C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为“新增”时，时间为空</w:t>
            </w:r>
          </w:p>
          <w:p w14:paraId="5885E9C8" w14:textId="77777777" w:rsid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为“启用”时，即活动启用完成时间</w:t>
            </w:r>
          </w:p>
          <w:p w14:paraId="07B9534D" w14:textId="321F998F" w:rsidR="00C562DA" w:rsidRP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为“禁用”时，即活动禁用时间</w:t>
            </w:r>
          </w:p>
        </w:tc>
      </w:tr>
      <w:tr w:rsidR="00C2637C" w:rsidRPr="00E91BB4" w14:paraId="172A7863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6712CEC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D54C4D" w14:textId="2F2D145F" w:rsidR="00C2637C" w:rsidRDefault="001D6624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0B5229" w14:textId="77777777" w:rsidR="00C2637C" w:rsidRDefault="001D662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7DCF565" w14:textId="314AD230" w:rsidR="001D6624" w:rsidRDefault="001D662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加粗显示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BF1236" w14:textId="10FACCE6" w:rsidR="00C73B9F" w:rsidRPr="00C73B9F" w:rsidRDefault="00A554E5" w:rsidP="00A554E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新增：即新建活动状态为“新增”</w:t>
            </w:r>
          </w:p>
        </w:tc>
      </w:tr>
      <w:tr w:rsidR="007A692F" w:rsidRPr="00E91BB4" w14:paraId="6276DF52" w14:textId="77777777" w:rsidTr="00150D50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8FBE46D" w14:textId="380E9E09" w:rsidR="007A692F" w:rsidRDefault="007A692F" w:rsidP="007A692F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</w:tr>
      <w:tr w:rsidR="007A692F" w:rsidRPr="00E91BB4" w14:paraId="123E854B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A66AC9" w14:textId="77777777" w:rsidR="007A692F" w:rsidRPr="008B3FEB" w:rsidRDefault="007A692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5B93BC" w14:textId="55F0BFF2" w:rsidR="007A692F" w:rsidRDefault="00537ABD" w:rsidP="00A02CBD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发红包至理财经理店铺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3F70A7" w14:textId="35E805C2" w:rsidR="007A692F" w:rsidRDefault="00015AC5" w:rsidP="00A02CBD">
            <w:pPr>
              <w:widowControl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不同活动状态，对应操作按钮不同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4C6E49" w14:textId="77777777" w:rsidR="00BB276B" w:rsidRPr="00674C42" w:rsidRDefault="00BB276B" w:rsidP="00674C42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</w:pPr>
            <w:r w:rsidRPr="00674C4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发红包至理财经理店铺</w:t>
            </w:r>
          </w:p>
          <w:p w14:paraId="5867FB3A" w14:textId="77777777" w:rsidR="002A4424" w:rsidRPr="00C56976" w:rsidRDefault="007C167E" w:rsidP="00C56976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</w:pPr>
            <w:r w:rsidRPr="00C56976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活动状态：新增；</w:t>
            </w:r>
          </w:p>
          <w:p w14:paraId="3E0D34B5" w14:textId="7DB2EA84" w:rsidR="00BB276B" w:rsidRPr="00F5261B" w:rsidRDefault="007C167E" w:rsidP="00F5261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FA312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操作按钮：“启用”、“编辑”</w:t>
            </w:r>
            <w:r w:rsidR="00D50A45" w:rsidRPr="00FA312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。</w:t>
            </w:r>
          </w:p>
          <w:p w14:paraId="1BABD44E" w14:textId="6E927856" w:rsidR="00BB276B" w:rsidRPr="001A333A" w:rsidRDefault="00AC0D29" w:rsidP="009669E7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BB276B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新增活动：点击“</w:t>
            </w:r>
            <w:r w:rsidR="00BB276B" w:rsidRPr="00D83B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启用</w:t>
            </w:r>
            <w:r w:rsidR="00BB276B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CCF426F" w14:textId="35D80EAC" w:rsidR="006538C2" w:rsidRPr="0007354A" w:rsidRDefault="00897463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07354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点击“启用按钮”，显示活动基本信息、活动参与对象、活动关联红包信息，</w:t>
            </w:r>
            <w:r w:rsidR="006B4FD0" w:rsidRPr="0007354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即“启用活动时确认”页内容。</w:t>
            </w:r>
          </w:p>
          <w:p w14:paraId="3CB7B979" w14:textId="24B3CA7E" w:rsidR="00F51BD8" w:rsidRPr="0007354A" w:rsidRDefault="00AB2EF7" w:rsidP="00CD5F48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07354A">
              <w:rPr>
                <w:rFonts w:ascii="Arial" w:hAnsi="Arial" w:cs="Arial"/>
                <w:color w:val="00B0F0"/>
                <w:sz w:val="18"/>
                <w:szCs w:val="18"/>
              </w:rPr>
              <w:t>第三步：请确认</w:t>
            </w:r>
            <w:r w:rsidRPr="0007354A">
              <w:rPr>
                <w:rFonts w:ascii="Arial" w:hAnsi="Arial" w:cs="Arial"/>
                <w:color w:val="00B0F0"/>
                <w:sz w:val="18"/>
                <w:szCs w:val="18"/>
              </w:rPr>
              <w:t>_</w:t>
            </w:r>
            <w:r w:rsidRPr="0007354A">
              <w:rPr>
                <w:rFonts w:ascii="Arial" w:hAnsi="Arial" w:cs="Arial"/>
                <w:color w:val="00B0F0"/>
                <w:sz w:val="18"/>
                <w:szCs w:val="18"/>
              </w:rPr>
              <w:t>活动关联红包</w:t>
            </w:r>
            <w:r w:rsidR="00CD5F48" w:rsidRPr="0007354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，“启用”按，弹出确认层：</w:t>
            </w:r>
          </w:p>
          <w:p w14:paraId="78838D64" w14:textId="64B7F7EE" w:rsidR="00CD5F48" w:rsidRDefault="00CD5F48" w:rsidP="00CD5F48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07354A">
              <w:rPr>
                <w:noProof/>
                <w:color w:val="00B0F0"/>
              </w:rPr>
              <w:lastRenderedPageBreak/>
              <w:drawing>
                <wp:inline distT="0" distB="0" distL="0" distR="0" wp14:anchorId="00AF4932" wp14:editId="58A78D79">
                  <wp:extent cx="1748860" cy="1005016"/>
                  <wp:effectExtent l="0" t="0" r="381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41" cy="100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FDFEE" w14:textId="10EA8A3F" w:rsidR="00F475D8" w:rsidRPr="0007354A" w:rsidRDefault="00F475D8" w:rsidP="00CD5F48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点击“确认启用”，</w:t>
            </w:r>
            <w:r w:rsidR="00EF0ADC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启用</w:t>
            </w:r>
            <w:r w:rsidR="00BB2BC9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当前活动。</w:t>
            </w:r>
          </w:p>
          <w:p w14:paraId="29FC71EE" w14:textId="77777777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不需要判断发放给理财经理红包数是否小于等于红包总数。（备注：红包总数用来控制理财经理发送给客户红包数。</w:t>
            </w:r>
            <w:r w:rsidRPr="005251DD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前台控制当剩余红包数小于理财经理预计发送给客户红包数时，提示“剩余红包数不足”！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54AB76C6" w14:textId="77777777" w:rsidR="00BB276B" w:rsidRPr="008A4EEC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根据活动关联红包，理财经理最大可得数部署红包至理财经理店铺。</w:t>
            </w:r>
          </w:p>
          <w:p w14:paraId="50F8766D" w14:textId="275CF9B5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理财经理店铺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显示部署红包</w:t>
            </w:r>
            <w:r w:rsidR="005B10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条件：活动有效期内并且活动状态启用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！）</w:t>
            </w:r>
          </w:p>
          <w:p w14:paraId="66E40E09" w14:textId="77777777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记录活启用时间</w:t>
            </w:r>
          </w:p>
          <w:p w14:paraId="70223CC3" w14:textId="1ACB47DA" w:rsidR="00153631" w:rsidRPr="001A333A" w:rsidRDefault="00FC5498" w:rsidP="00FC5498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153631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新增活动，点击“</w:t>
            </w:r>
            <w:r w:rsidR="00153631" w:rsidRPr="00D83B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="00153631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6C81E56C" w14:textId="77777777" w:rsidR="00153631" w:rsidRDefault="00153631" w:rsidP="006F1490">
            <w:pPr>
              <w:pStyle w:val="a5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2EE3B1A1" w14:textId="4E4B3F51" w:rsidR="00153631" w:rsidRDefault="00153631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活动所有已配置内容均可修改，活动基本信息、参与对象（黑白名单）、关联红包</w:t>
            </w:r>
          </w:p>
          <w:p w14:paraId="386257D3" w14:textId="78E1C8AF" w:rsidR="00674C42" w:rsidRPr="00DF1AC7" w:rsidRDefault="000D3391" w:rsidP="00DF1AC7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</w:pPr>
            <w:r w:rsidRPr="00DF1AC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活动状态：启用</w:t>
            </w:r>
            <w:r w:rsidR="00D6607B" w:rsidRPr="00DF1AC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；</w:t>
            </w:r>
          </w:p>
          <w:p w14:paraId="0902F109" w14:textId="5C07048E" w:rsidR="00D6607B" w:rsidRPr="009908B9" w:rsidRDefault="00D6607B" w:rsidP="009908B9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操作按钮：</w:t>
            </w:r>
            <w:r w:rsidR="00BA0BD1"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E92769"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，补充白名单、编辑</w:t>
            </w:r>
          </w:p>
          <w:p w14:paraId="55FB5253" w14:textId="63AC113E" w:rsidR="00BB276B" w:rsidRPr="00647804" w:rsidRDefault="00347122" w:rsidP="00347122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</w:t>
            </w:r>
            <w:r w:rsidR="00BB276B" w:rsidRPr="00F51FB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259218F0" w14:textId="77777777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7CF21215" w14:textId="77777777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210B7347" w14:textId="21036469" w:rsidR="00C14231" w:rsidRDefault="00C14231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活动禁用时，星火前台理财经理店铺不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展示此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活动，且不可发红包至出借人</w:t>
            </w:r>
          </w:p>
          <w:p w14:paraId="6DACBD04" w14:textId="2F53A639" w:rsidR="00BB276B" w:rsidRDefault="00F47497" w:rsidP="00F47497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</w:t>
            </w:r>
            <w:r w:rsidR="00F51FB3"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补充</w:t>
            </w:r>
            <w:r w:rsidR="00BB276B"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白名单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16DC395E" w14:textId="77777777" w:rsidR="00BB276B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199188D1" w14:textId="1BF9C802" w:rsidR="00BB276B" w:rsidRDefault="00D34A93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</w:t>
            </w:r>
            <w:r w:rsidR="00BB276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当前活动红包至当前导入白名单理财经理。</w:t>
            </w:r>
          </w:p>
          <w:p w14:paraId="7F3A8034" w14:textId="77777777" w:rsidR="00BB276B" w:rsidRPr="00575799" w:rsidRDefault="00BB276B" w:rsidP="006F14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备注：已启用活动，导入白名单理财经理不可删除。</w:t>
            </w:r>
          </w:p>
          <w:p w14:paraId="025559A2" w14:textId="28FED013" w:rsidR="00BB276B" w:rsidRPr="00647804" w:rsidRDefault="007B2FD3" w:rsidP="00EE6372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3、</w:t>
            </w:r>
            <w:r w:rsidR="00B5564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活动：点击“</w:t>
            </w:r>
            <w:r w:rsidR="00BB276B"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5F562AC9" w14:textId="4F00D5B7" w:rsidR="00D35F8D" w:rsidRPr="00784090" w:rsidRDefault="00BB276B" w:rsidP="0078409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仅可编辑活动基本信息</w:t>
            </w:r>
            <w:r w:rsidR="00EE27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，活动说明、以及活动备注项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，见1.3.2编辑活动:禁用活动_编辑活动页</w:t>
            </w:r>
          </w:p>
          <w:p w14:paraId="1CD5CC10" w14:textId="40254F10" w:rsidR="006F1490" w:rsidRPr="00DF1AC7" w:rsidRDefault="006F1490" w:rsidP="00DF1AC7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</w:pPr>
            <w:r w:rsidRPr="00DF1AC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lastRenderedPageBreak/>
              <w:t>活动状态：</w:t>
            </w:r>
            <w:r w:rsidR="00BB312A" w:rsidRPr="00DF1AC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Pr="00DF1AC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；</w:t>
            </w:r>
          </w:p>
          <w:p w14:paraId="123F7BB7" w14:textId="5877AAB4" w:rsidR="0065081E" w:rsidRPr="00134881" w:rsidRDefault="006F1490" w:rsidP="00134881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操作按钮</w:t>
            </w:r>
            <w:r w:rsidRPr="00705E5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：</w:t>
            </w:r>
            <w:r w:rsidR="00D32842" w:rsidRPr="00705E5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启用</w:t>
            </w:r>
          </w:p>
          <w:p w14:paraId="33845961" w14:textId="3F0A9B03" w:rsidR="00BB276B" w:rsidRPr="00647804" w:rsidRDefault="00282222" w:rsidP="00EE6372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BB276B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禁用活动：点击“启用”按钮</w:t>
            </w:r>
          </w:p>
          <w:p w14:paraId="35643CA1" w14:textId="77777777" w:rsidR="000C516D" w:rsidRDefault="00BB276B" w:rsidP="00B203EB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 w:rsidRPr="009536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  <w:p w14:paraId="28D1C34F" w14:textId="7670944E" w:rsidR="00C26DB0" w:rsidRPr="00B203EB" w:rsidRDefault="00C26DB0" w:rsidP="00B203EB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</w:tc>
      </w:tr>
      <w:tr w:rsidR="00F42901" w:rsidRPr="00E91BB4" w14:paraId="2E79E39F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FDC9A59" w14:textId="77777777" w:rsidR="00F42901" w:rsidRPr="008B3FEB" w:rsidRDefault="00F42901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1A2120" w14:textId="3FF63F0D" w:rsidR="00F42901" w:rsidRDefault="00F42901" w:rsidP="00A02CBD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理财经理抢红包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758577" w14:textId="6823E500" w:rsidR="00F42901" w:rsidRDefault="002F5961" w:rsidP="00A02CBD">
            <w:pPr>
              <w:widowControl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不同活动状态，对应操作按钮不同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469E45" w14:textId="77777777" w:rsidR="00633CAA" w:rsidRDefault="00633CAA" w:rsidP="00BA2FA9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</w:pPr>
            <w:r w:rsidRPr="00BA2FA9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理财经理抢红包</w:t>
            </w:r>
          </w:p>
          <w:p w14:paraId="4C06B3FD" w14:textId="764DC909" w:rsidR="00BA2FA9" w:rsidRPr="00DF1AC7" w:rsidRDefault="00BA2FA9" w:rsidP="00DF1AC7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</w:pPr>
            <w:r w:rsidRPr="00DF1AC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活动状态：</w:t>
            </w:r>
            <w:r w:rsidR="001E066B" w:rsidRPr="00DF1AC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新增</w:t>
            </w:r>
            <w:r w:rsidRPr="00DF1AC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；</w:t>
            </w:r>
          </w:p>
          <w:p w14:paraId="2799A2C9" w14:textId="17C50F69" w:rsidR="00BA2FA9" w:rsidRDefault="00BA2FA9" w:rsidP="001E066B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</w:pPr>
            <w:r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操作按钮</w:t>
            </w:r>
            <w:r w:rsidRPr="00705E5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：启</w:t>
            </w:r>
            <w:r w:rsidRPr="00631ABD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用</w:t>
            </w:r>
            <w:r w:rsidR="005658ED" w:rsidRPr="00631ABD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、编辑</w:t>
            </w:r>
          </w:p>
          <w:p w14:paraId="3BBB5FEA" w14:textId="3526B53B" w:rsidR="00C504D5" w:rsidRDefault="00D1400D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C504D5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新增活动：点击“启用”按钮</w:t>
            </w:r>
          </w:p>
          <w:p w14:paraId="638F8F9D" w14:textId="77777777" w:rsidR="001A5520" w:rsidRPr="0007354A" w:rsidRDefault="001A5520" w:rsidP="001A552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07354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点击“启用按钮”，显示活动基本信息、活动参与对象、活动关联红包信息，即“启用活动时确认”页内容。</w:t>
            </w:r>
          </w:p>
          <w:p w14:paraId="158553CD" w14:textId="77777777" w:rsidR="001A5520" w:rsidRPr="0007354A" w:rsidRDefault="001A5520" w:rsidP="001A5520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07354A">
              <w:rPr>
                <w:rFonts w:ascii="Arial" w:hAnsi="Arial" w:cs="Arial"/>
                <w:color w:val="00B0F0"/>
                <w:sz w:val="18"/>
                <w:szCs w:val="18"/>
              </w:rPr>
              <w:t>第三步：请确认</w:t>
            </w:r>
            <w:r w:rsidRPr="0007354A">
              <w:rPr>
                <w:rFonts w:ascii="Arial" w:hAnsi="Arial" w:cs="Arial"/>
                <w:color w:val="00B0F0"/>
                <w:sz w:val="18"/>
                <w:szCs w:val="18"/>
              </w:rPr>
              <w:t>_</w:t>
            </w:r>
            <w:r w:rsidRPr="0007354A">
              <w:rPr>
                <w:rFonts w:ascii="Arial" w:hAnsi="Arial" w:cs="Arial"/>
                <w:color w:val="00B0F0"/>
                <w:sz w:val="18"/>
                <w:szCs w:val="18"/>
              </w:rPr>
              <w:t>活动关联红包</w:t>
            </w:r>
            <w:r w:rsidRPr="0007354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，“启用”按，弹出确认层：</w:t>
            </w:r>
          </w:p>
          <w:p w14:paraId="36ECAA2D" w14:textId="77777777" w:rsidR="001A5520" w:rsidRDefault="001A5520" w:rsidP="001A5520">
            <w:pPr>
              <w:pStyle w:val="a5"/>
              <w:widowControl/>
              <w:numPr>
                <w:ilvl w:val="0"/>
                <w:numId w:val="56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07354A">
              <w:rPr>
                <w:noProof/>
                <w:color w:val="00B0F0"/>
              </w:rPr>
              <w:drawing>
                <wp:inline distT="0" distB="0" distL="0" distR="0" wp14:anchorId="09A28EC7" wp14:editId="3C4C1134">
                  <wp:extent cx="1748860" cy="1005016"/>
                  <wp:effectExtent l="0" t="0" r="3810" b="508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41" cy="100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F9AB9" w14:textId="30495DDC" w:rsidR="001A5520" w:rsidRPr="001A333A" w:rsidRDefault="001A5520" w:rsidP="001A5520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点击“确认启用”，启用当前活动。</w:t>
            </w:r>
          </w:p>
          <w:p w14:paraId="1E5B5FC3" w14:textId="77777777" w:rsidR="00C504D5" w:rsidRDefault="00C504D5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不做活动参与对象理财经理数与红包总数校验，实际理财经理发红包至出借人时校验红包数。</w:t>
            </w:r>
            <w:r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存在问题：配置红包1w</w:t>
            </w:r>
            <w:proofErr w:type="gramStart"/>
            <w:r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个</w:t>
            </w:r>
            <w:proofErr w:type="gramEnd"/>
            <w:r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，理财经理抢红包2w</w:t>
            </w:r>
            <w:proofErr w:type="gramStart"/>
            <w:r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个</w:t>
            </w:r>
            <w:proofErr w:type="gramEnd"/>
            <w:r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，即存在部分理财经理抢到红包但发放给出借人时已无剩余红包（解决方案：客户经理反馈运营及时补充红包总数；）</w:t>
            </w:r>
            <w:r w:rsidRPr="005251DD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16865D70" w14:textId="0F848FC3" w:rsidR="00C504D5" w:rsidRDefault="00C504D5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抢当前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活动红包</w:t>
            </w:r>
            <w:r w:rsidR="009A19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；禁用时前台理财经理不可抢红包。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59A8C371" w14:textId="2956D0AC" w:rsidR="00257FA8" w:rsidRPr="00257FA8" w:rsidRDefault="00257FA8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5132879F" w14:textId="0D08120F" w:rsidR="00633CAA" w:rsidRPr="001A333A" w:rsidRDefault="009B4F75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</w:t>
            </w:r>
            <w:r w:rsidR="00100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、</w:t>
            </w:r>
            <w:r w:rsidR="00633CAA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新增活动，点击“编辑”按钮</w:t>
            </w:r>
          </w:p>
          <w:p w14:paraId="1A89AE57" w14:textId="77777777" w:rsidR="00633CAA" w:rsidRDefault="00633CAA" w:rsidP="00D70BD4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2EF1EF56" w14:textId="77777777" w:rsidR="00633CAA" w:rsidRDefault="00633CAA" w:rsidP="00D70BD4">
            <w:pPr>
              <w:pStyle w:val="a5"/>
              <w:numPr>
                <w:ilvl w:val="0"/>
                <w:numId w:val="3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活动所有已配置内容均可修改，活动基本信息、参与对象（黑白名单）、关联红包</w:t>
            </w:r>
          </w:p>
          <w:p w14:paraId="1FF1AFC6" w14:textId="77777777" w:rsidR="00D70BD4" w:rsidRPr="00B97302" w:rsidRDefault="00D70BD4" w:rsidP="00B97302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</w:pPr>
            <w:r w:rsidRPr="00B9730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活动状态：启用；</w:t>
            </w:r>
          </w:p>
          <w:p w14:paraId="6E32DA3B" w14:textId="4F55F4F7" w:rsidR="00D70BD4" w:rsidRPr="00C43E27" w:rsidRDefault="00D70BD4" w:rsidP="00C43E27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操作按钮：禁用，补充白名单、编辑</w:t>
            </w:r>
          </w:p>
          <w:p w14:paraId="6B2A5A32" w14:textId="27A24D77" w:rsidR="00633CAA" w:rsidRPr="00647804" w:rsidRDefault="006E25C1" w:rsidP="006E25C1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</w:t>
            </w:r>
            <w:r w:rsidR="00633CAA" w:rsidRPr="001912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52D32D71" w14:textId="77777777" w:rsidR="00633CAA" w:rsidRDefault="00633CAA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0A833CDE" w14:textId="77777777" w:rsidR="00633CAA" w:rsidRDefault="00633CAA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活动参与对象、关联红包不做处理</w:t>
            </w:r>
          </w:p>
          <w:p w14:paraId="67C2CAF1" w14:textId="77777777" w:rsidR="00633CAA" w:rsidRDefault="00633CAA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36F06587" w14:textId="5DF55297" w:rsidR="00633CAA" w:rsidRDefault="00D86309" w:rsidP="00D86309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lastRenderedPageBreak/>
              <w:t>2、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</w:t>
            </w:r>
            <w:r w:rsidR="00355B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补充</w:t>
            </w:r>
            <w:r w:rsidR="00633CAA" w:rsidRPr="001912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白名单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F73CE0D" w14:textId="77777777" w:rsidR="00633CAA" w:rsidRDefault="00633CAA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58B492AD" w14:textId="77777777" w:rsidR="00633CAA" w:rsidRDefault="00633CAA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导入白名单理财经理可参与当前活动。</w:t>
            </w:r>
          </w:p>
          <w:p w14:paraId="226BDB67" w14:textId="77777777" w:rsidR="00633CAA" w:rsidRDefault="00633CAA" w:rsidP="00D70BD4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备注：已启用活动，导入白名单理财经理不可删除。</w:t>
            </w:r>
          </w:p>
          <w:p w14:paraId="1B839D62" w14:textId="77777777" w:rsidR="00A737E3" w:rsidRPr="00647804" w:rsidRDefault="00A737E3" w:rsidP="00A737E3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3、启用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活动：点击“</w:t>
            </w:r>
            <w:r w:rsidRPr="008355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14330960" w14:textId="1897ED78" w:rsidR="001912AC" w:rsidRDefault="00A737E3" w:rsidP="00AC3C17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仅可编辑活动基本信息，活动说明、以及活动备注项，见1.3.2编辑活动:禁用活动_编辑活动页</w:t>
            </w:r>
          </w:p>
          <w:p w14:paraId="43C2C467" w14:textId="77777777" w:rsidR="009917F1" w:rsidRPr="00B97302" w:rsidRDefault="009917F1" w:rsidP="00B97302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</w:pPr>
            <w:r w:rsidRPr="00B9730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活动状态：禁用；</w:t>
            </w:r>
          </w:p>
          <w:p w14:paraId="21F5843A" w14:textId="77777777" w:rsidR="009917F1" w:rsidRPr="00134881" w:rsidRDefault="009917F1" w:rsidP="009917F1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操作按钮</w:t>
            </w:r>
            <w:r w:rsidRPr="00705E5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：启用</w:t>
            </w:r>
          </w:p>
          <w:p w14:paraId="62DE729F" w14:textId="77777777" w:rsidR="009917F1" w:rsidRPr="00647804" w:rsidRDefault="009917F1" w:rsidP="009917F1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禁用活动：点击“启用”按钮</w:t>
            </w:r>
          </w:p>
          <w:p w14:paraId="0AE01788" w14:textId="77777777" w:rsidR="009917F1" w:rsidRDefault="009917F1" w:rsidP="009917F1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 w:rsidRPr="009536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  <w:p w14:paraId="5D8E12F3" w14:textId="0354CBCB" w:rsidR="00F42901" w:rsidRDefault="009917F1" w:rsidP="002B5128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 w:rsidRPr="002B51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</w:tc>
      </w:tr>
      <w:tr w:rsidR="00BF2B2F" w:rsidRPr="00E91BB4" w14:paraId="77F66908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467FA" w14:textId="77777777" w:rsidR="00BF2B2F" w:rsidRPr="008B3FEB" w:rsidRDefault="00BF2B2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A5A22F" w14:textId="055042FF" w:rsidR="00BF2B2F" w:rsidRDefault="00BF2B2F" w:rsidP="00A02CBD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发红包至出借人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4BC009" w14:textId="44150FC9" w:rsidR="00BF2B2F" w:rsidRDefault="002F5961" w:rsidP="00A02CBD">
            <w:pPr>
              <w:widowControl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不同活动状态，对应操作按钮不同</w:t>
            </w: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4B32B63" w14:textId="77777777" w:rsidR="00633CAA" w:rsidRDefault="00633CAA" w:rsidP="005F126D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</w:pPr>
            <w:r w:rsidRPr="005F126D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发红包至出借人</w:t>
            </w:r>
          </w:p>
          <w:p w14:paraId="39A6B60E" w14:textId="77777777" w:rsidR="005C4CD3" w:rsidRPr="00B97302" w:rsidRDefault="005C4CD3" w:rsidP="00B97302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</w:pPr>
            <w:r w:rsidRPr="00B9730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活动状态：新增；</w:t>
            </w:r>
          </w:p>
          <w:p w14:paraId="203D0CD3" w14:textId="14224E17" w:rsidR="002F6430" w:rsidRPr="001F4D87" w:rsidRDefault="005C4CD3" w:rsidP="001F4D87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操作按钮</w:t>
            </w:r>
            <w:r w:rsidRPr="00705E5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：启</w:t>
            </w:r>
            <w:r w:rsidRPr="00631ABD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用、编辑</w:t>
            </w:r>
          </w:p>
          <w:p w14:paraId="031A7491" w14:textId="7172BFB6" w:rsidR="001F4D87" w:rsidRPr="001F4D87" w:rsidRDefault="001F4D87" w:rsidP="001F4D87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2F6430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新增活动：点击“</w:t>
            </w:r>
            <w:r w:rsidR="002F6430" w:rsidRPr="00112F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启用</w:t>
            </w:r>
            <w:r w:rsidR="002F6430"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8DF5DAA" w14:textId="28F69899" w:rsidR="007E510F" w:rsidRPr="0007354A" w:rsidRDefault="007E510F" w:rsidP="007E510F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07354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点击“启用按钮”，显示活动基本信息、活动参与对象、活动关联红包信息，即“启用活动时确认”页内容。</w:t>
            </w:r>
          </w:p>
          <w:p w14:paraId="6C190F42" w14:textId="77777777" w:rsidR="007E510F" w:rsidRPr="0007354A" w:rsidRDefault="007E510F" w:rsidP="007E510F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07354A">
              <w:rPr>
                <w:rFonts w:ascii="Arial" w:hAnsi="Arial" w:cs="Arial"/>
                <w:color w:val="00B0F0"/>
                <w:sz w:val="18"/>
                <w:szCs w:val="18"/>
              </w:rPr>
              <w:t>第三步：请确认</w:t>
            </w:r>
            <w:r w:rsidRPr="0007354A">
              <w:rPr>
                <w:rFonts w:ascii="Arial" w:hAnsi="Arial" w:cs="Arial"/>
                <w:color w:val="00B0F0"/>
                <w:sz w:val="18"/>
                <w:szCs w:val="18"/>
              </w:rPr>
              <w:t>_</w:t>
            </w:r>
            <w:r w:rsidRPr="0007354A">
              <w:rPr>
                <w:rFonts w:ascii="Arial" w:hAnsi="Arial" w:cs="Arial"/>
                <w:color w:val="00B0F0"/>
                <w:sz w:val="18"/>
                <w:szCs w:val="18"/>
              </w:rPr>
              <w:t>活动关联红包</w:t>
            </w:r>
            <w:r w:rsidRPr="0007354A"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，“启用”按，弹出确认层：</w:t>
            </w:r>
          </w:p>
          <w:p w14:paraId="186B4247" w14:textId="77777777" w:rsidR="007E510F" w:rsidRDefault="007E510F" w:rsidP="007E510F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</w:pPr>
            <w:r w:rsidRPr="0007354A">
              <w:rPr>
                <w:noProof/>
                <w:color w:val="00B0F0"/>
              </w:rPr>
              <w:drawing>
                <wp:inline distT="0" distB="0" distL="0" distR="0" wp14:anchorId="040D8E80" wp14:editId="172076EE">
                  <wp:extent cx="1748860" cy="1005016"/>
                  <wp:effectExtent l="0" t="0" r="3810" b="508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41" cy="100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C102" w14:textId="21395D80" w:rsidR="002F6430" w:rsidRPr="007E510F" w:rsidRDefault="007E510F" w:rsidP="007E510F">
            <w:pPr>
              <w:widowControl/>
              <w:jc w:val="left"/>
              <w:rPr>
                <w:rFonts w:ascii="宋体" w:hAnsi="宋体" w:cs="宋体"/>
                <w:color w:val="00B0F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B0F0"/>
                <w:kern w:val="0"/>
                <w:sz w:val="20"/>
                <w:szCs w:val="21"/>
              </w:rPr>
              <w:t>点击“确认启用”，启用当前活动。</w:t>
            </w:r>
          </w:p>
          <w:p w14:paraId="66F65911" w14:textId="77777777" w:rsidR="002F6430" w:rsidRPr="008A4EEC" w:rsidRDefault="002F6430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判断出借人总数是否小于等于红包总数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如小于则错误提示“红包部署失败！红包总数小于出借人总数。”</w:t>
            </w:r>
          </w:p>
          <w:p w14:paraId="13C3DE3C" w14:textId="77777777" w:rsidR="002F6430" w:rsidRPr="008A4EEC" w:rsidRDefault="002F6430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部署关联红包至符合活动参与对象的出借人账户。</w:t>
            </w:r>
          </w:p>
          <w:p w14:paraId="5C315D57" w14:textId="77777777" w:rsidR="002F6430" w:rsidRDefault="002F6430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活动状态置为“启用”。（星火前台出借人账户显示部署红包！）</w:t>
            </w:r>
          </w:p>
          <w:p w14:paraId="58E33A36" w14:textId="164C74D1" w:rsidR="002F6430" w:rsidRDefault="002F6430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0E2A40DC" w14:textId="1F2F5ED4" w:rsidR="00EE72C2" w:rsidRPr="00275ED8" w:rsidRDefault="000B135B" w:rsidP="00275ED8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EE72C2" w:rsidRPr="00275E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新增活动，点击“</w:t>
            </w:r>
            <w:r w:rsidR="00EE72C2" w:rsidRPr="00112F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编辑</w:t>
            </w:r>
            <w:r w:rsidR="00EE72C2" w:rsidRPr="00275E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2733A4F9" w14:textId="77777777" w:rsidR="00633CAA" w:rsidRDefault="00633CAA" w:rsidP="00EE72C2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096BCBF0" w14:textId="4457D24D" w:rsidR="00BD1D8A" w:rsidRPr="007854C2" w:rsidRDefault="00633CAA" w:rsidP="007854C2">
            <w:pPr>
              <w:pStyle w:val="a5"/>
              <w:numPr>
                <w:ilvl w:val="0"/>
                <w:numId w:val="39"/>
              </w:numPr>
              <w:ind w:firstLineChars="0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hint="eastAsia"/>
              </w:rPr>
              <w:lastRenderedPageBreak/>
              <w:t>活动所有已配置内容均可修改，活动基本信息、参与对象（黑白名单）、关联红包</w:t>
            </w:r>
          </w:p>
          <w:p w14:paraId="077B6565" w14:textId="77777777" w:rsidR="00BD1D8A" w:rsidRPr="00DF1AC7" w:rsidRDefault="00BD1D8A" w:rsidP="00DF1AC7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</w:pPr>
            <w:r w:rsidRPr="00DF1AC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活动状态：启用；</w:t>
            </w:r>
          </w:p>
          <w:p w14:paraId="6978EAFA" w14:textId="27B6970F" w:rsidR="00BD1D8A" w:rsidRPr="00465C60" w:rsidRDefault="00BD1D8A" w:rsidP="00465C60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</w:pPr>
            <w:r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操作按钮：禁用，补充白名单、编辑</w:t>
            </w:r>
          </w:p>
          <w:p w14:paraId="7AADA1BF" w14:textId="501C23D5" w:rsidR="00633CAA" w:rsidRPr="00E772F5" w:rsidRDefault="00465C60" w:rsidP="000B135B">
            <w:pPr>
              <w:pStyle w:val="a5"/>
              <w:numPr>
                <w:ilvl w:val="0"/>
                <w:numId w:val="3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1、</w:t>
            </w:r>
            <w:r w:rsidR="00633CA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</w:t>
            </w:r>
            <w:r w:rsidR="00633CAA" w:rsidRPr="00112F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禁用</w:t>
            </w:r>
            <w:r w:rsidR="00633CAA" w:rsidRPr="00E77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722305CF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44A2C5EB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活动参与对象、关联红包不做处理</w:t>
            </w:r>
          </w:p>
          <w:p w14:paraId="338F9B9E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记录当前活动禁用时间</w:t>
            </w:r>
          </w:p>
          <w:p w14:paraId="2751CEAC" w14:textId="4A5F56D0" w:rsidR="00633CAA" w:rsidRDefault="002046D1" w:rsidP="002046D1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2、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</w:t>
            </w:r>
            <w:r w:rsidR="00112F75" w:rsidRPr="00355B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补充</w:t>
            </w:r>
            <w:r w:rsidR="00633CAA" w:rsidRPr="00355B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red"/>
              </w:rPr>
              <w:t>白名单</w:t>
            </w:r>
            <w:r w:rsidR="00633CAA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087260E6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26FC04D0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保存白名单，导入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，判断剩余红包总数是否大于等于白名单用户总数。小于则错误提示“新增白名单失败，剩余红包数小于白名单用户数！”</w:t>
            </w:r>
          </w:p>
          <w:p w14:paraId="2D516E50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部署当前活动红包至白名单用户。</w:t>
            </w:r>
          </w:p>
          <w:p w14:paraId="2801C93B" w14:textId="77777777" w:rsidR="00633CAA" w:rsidRDefault="00633CAA" w:rsidP="00EE72C2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备注：已启用活动，导入白名单用户不可删除。</w:t>
            </w:r>
          </w:p>
          <w:p w14:paraId="5182A3D7" w14:textId="77777777" w:rsidR="00620C90" w:rsidRPr="002C0C03" w:rsidRDefault="00620C90" w:rsidP="00620C90">
            <w:pPr>
              <w:pStyle w:val="a5"/>
              <w:numPr>
                <w:ilvl w:val="0"/>
                <w:numId w:val="37"/>
              </w:numPr>
              <w:ind w:firstLineChars="0"/>
              <w:rPr>
                <w:rFonts w:hint="eastAsia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highlight w:val="yellow"/>
              </w:rPr>
              <w:t>3</w:t>
            </w:r>
            <w:r>
              <w:rPr>
                <w:rFonts w:hint="eastAsia"/>
                <w:highlight w:val="yellow"/>
              </w:rPr>
              <w:t>、</w:t>
            </w:r>
            <w:r w:rsidRPr="002C0C03">
              <w:rPr>
                <w:rFonts w:hint="eastAsia"/>
                <w:highlight w:val="yellow"/>
              </w:rPr>
              <w:t>启用活动：点击“</w:t>
            </w:r>
            <w:r w:rsidRPr="00EA0B8F">
              <w:rPr>
                <w:rFonts w:hint="eastAsia"/>
                <w:highlight w:val="red"/>
              </w:rPr>
              <w:t>编辑</w:t>
            </w:r>
            <w:r w:rsidRPr="002C0C03">
              <w:rPr>
                <w:rFonts w:hint="eastAsia"/>
                <w:highlight w:val="yellow"/>
              </w:rPr>
              <w:t>”按钮</w:t>
            </w:r>
          </w:p>
          <w:p w14:paraId="16C6D2A5" w14:textId="1BD461E6" w:rsidR="005663C7" w:rsidRDefault="00620C90" w:rsidP="00620C90">
            <w:pPr>
              <w:pStyle w:val="a5"/>
              <w:widowControl/>
              <w:ind w:left="420"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仅可编辑活动基本信息，活动说明、以及活动备注项，见</w:t>
            </w:r>
            <w:r>
              <w:rPr>
                <w:rFonts w:hint="eastAsia"/>
              </w:rPr>
              <w:t>1.3.2</w:t>
            </w:r>
            <w:r>
              <w:rPr>
                <w:rFonts w:hint="eastAsia"/>
              </w:rPr>
              <w:t>编辑活动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禁用活动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编辑活动页</w:t>
            </w:r>
          </w:p>
          <w:p w14:paraId="7AED8156" w14:textId="77777777" w:rsidR="00DF1AC7" w:rsidRPr="00575D38" w:rsidRDefault="00DF1AC7" w:rsidP="00575D38">
            <w:pPr>
              <w:widowControl/>
              <w:jc w:val="left"/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</w:pPr>
            <w:r w:rsidRPr="00575D38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活动状态：禁用；</w:t>
            </w:r>
          </w:p>
          <w:p w14:paraId="7C1F76BD" w14:textId="165585EA" w:rsidR="00BB1104" w:rsidRPr="00BB1104" w:rsidRDefault="00DF1AC7" w:rsidP="00BB1104">
            <w:pPr>
              <w:pStyle w:val="a5"/>
              <w:widowControl/>
              <w:ind w:left="420" w:firstLineChars="100" w:firstLine="20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175B52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操作按钮</w:t>
            </w:r>
            <w:r w:rsidRPr="00705E5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red"/>
              </w:rPr>
              <w:t>：</w:t>
            </w:r>
            <w:r w:rsidR="00213D5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无</w:t>
            </w:r>
          </w:p>
          <w:p w14:paraId="5F1306BD" w14:textId="4877C293" w:rsidR="00BF2B2F" w:rsidRPr="00660000" w:rsidRDefault="006713B8" w:rsidP="00660000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发红包至出借人活动方式时，已禁用活动不可再启用</w:t>
            </w:r>
          </w:p>
        </w:tc>
      </w:tr>
      <w:tr w:rsidR="00744FC4" w:rsidRPr="00E91BB4" w14:paraId="3595EC71" w14:textId="77777777" w:rsidTr="00983BDD">
        <w:trPr>
          <w:trHeight w:val="555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B7318C5" w14:textId="77777777" w:rsidR="00744FC4" w:rsidRPr="008B3FEB" w:rsidRDefault="00744FC4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A35AE" w14:textId="44D40BFE" w:rsidR="00744FC4" w:rsidRDefault="00744FC4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2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3A0E49" w14:textId="77777777" w:rsidR="00744FC4" w:rsidRPr="002376E1" w:rsidRDefault="00744FC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417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C42B13A" w14:textId="201A706E" w:rsidR="00744FC4" w:rsidRPr="00633CAA" w:rsidRDefault="00744FC4" w:rsidP="00633C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05C3446D" w14:textId="77777777" w:rsidR="00A02CBD" w:rsidRDefault="00A02CBD" w:rsidP="00145935"/>
    <w:p w14:paraId="03577A94" w14:textId="7772AF7D" w:rsidR="00145935" w:rsidRPr="00145935" w:rsidRDefault="00A02CBD" w:rsidP="00145935">
      <w:r>
        <w:br w:type="textWrapping" w:clear="all"/>
      </w:r>
    </w:p>
    <w:p w14:paraId="3E45CDAD" w14:textId="553190AF" w:rsidR="00073E03" w:rsidRDefault="00073E03" w:rsidP="00B54546">
      <w:pPr>
        <w:pStyle w:val="3"/>
        <w:numPr>
          <w:ilvl w:val="0"/>
          <w:numId w:val="0"/>
        </w:numPr>
        <w:ind w:left="425"/>
      </w:pPr>
      <w:r>
        <w:rPr>
          <w:rFonts w:hint="eastAsia"/>
        </w:rPr>
        <w:t>1.3.3编辑活动</w:t>
      </w:r>
    </w:p>
    <w:p w14:paraId="482CBB12" w14:textId="60D74090" w:rsidR="00AB2A13" w:rsidRDefault="00AB2A13" w:rsidP="009155F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新增活动</w:t>
      </w:r>
      <w:r>
        <w:rPr>
          <w:rFonts w:hint="eastAsia"/>
        </w:rPr>
        <w:t>_</w:t>
      </w:r>
      <w:r>
        <w:rPr>
          <w:rFonts w:hint="eastAsia"/>
        </w:rPr>
        <w:t>活动编辑页</w:t>
      </w:r>
    </w:p>
    <w:p w14:paraId="4812FBCB" w14:textId="146AA2A9" w:rsidR="00594E94" w:rsidRDefault="00BF69DB" w:rsidP="009155F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当活动状态为“新增”</w:t>
      </w:r>
      <w:r w:rsidR="00587634">
        <w:rPr>
          <w:rFonts w:hint="eastAsia"/>
        </w:rPr>
        <w:t>时，可编辑活动基础信息、参与对象、关联红包信息。</w:t>
      </w:r>
    </w:p>
    <w:p w14:paraId="093D735A" w14:textId="2462869A" w:rsidR="00F16369" w:rsidRPr="00AB2A13" w:rsidRDefault="00F16369" w:rsidP="009155F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禁用活动</w:t>
      </w:r>
      <w:r>
        <w:rPr>
          <w:rFonts w:hint="eastAsia"/>
        </w:rPr>
        <w:t>_</w:t>
      </w:r>
      <w:r>
        <w:rPr>
          <w:rFonts w:hint="eastAsia"/>
        </w:rPr>
        <w:t>活动编辑页</w:t>
      </w:r>
    </w:p>
    <w:p w14:paraId="1A798E78" w14:textId="4AB43A7E" w:rsidR="00195AFD" w:rsidRDefault="009B0FDA" w:rsidP="00AB2A13">
      <w:pPr>
        <w:jc w:val="center"/>
      </w:pPr>
      <w:r>
        <w:rPr>
          <w:noProof/>
        </w:rPr>
        <w:lastRenderedPageBreak/>
        <w:drawing>
          <wp:inline distT="0" distB="0" distL="0" distR="0" wp14:anchorId="7F34C358" wp14:editId="2637036D">
            <wp:extent cx="5486400" cy="28784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6DC5" w14:textId="7E9BFED4" w:rsidR="00594E94" w:rsidRDefault="00594E94" w:rsidP="009155FA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当活动状态为“禁用”时，仅可编辑</w:t>
      </w:r>
      <w:r w:rsidR="00D10F0E">
        <w:rPr>
          <w:rFonts w:hint="eastAsia"/>
        </w:rPr>
        <w:t>活动基本信息</w:t>
      </w:r>
    </w:p>
    <w:p w14:paraId="56381C68" w14:textId="6A2D4482" w:rsidR="00AE3F05" w:rsidRDefault="00253D43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活动方式：直接显示活动方式名称，不可编辑</w:t>
      </w:r>
    </w:p>
    <w:p w14:paraId="112939B7" w14:textId="2D57F8CA" w:rsidR="00F9200C" w:rsidRDefault="00F9200C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活动名称：可编辑</w:t>
      </w:r>
      <w:r w:rsidR="008D1E22">
        <w:rPr>
          <w:rFonts w:hint="eastAsia"/>
        </w:rPr>
        <w:t>，活动名称</w:t>
      </w:r>
      <w:r w:rsidR="00550099">
        <w:rPr>
          <w:rFonts w:hint="eastAsia"/>
        </w:rPr>
        <w:t>与其他活动名称可重复</w:t>
      </w:r>
    </w:p>
    <w:p w14:paraId="0DC9F879" w14:textId="33FD221A" w:rsidR="00901E67" w:rsidRDefault="00901E67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活动有效期：</w:t>
      </w:r>
      <w:r w:rsidR="007F3436">
        <w:rPr>
          <w:rFonts w:hint="eastAsia"/>
        </w:rPr>
        <w:t>可编辑</w:t>
      </w:r>
    </w:p>
    <w:p w14:paraId="111216BD" w14:textId="3A45A761" w:rsidR="007F3436" w:rsidRDefault="007F3436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活动说明：可编辑</w:t>
      </w:r>
    </w:p>
    <w:p w14:paraId="1D33011E" w14:textId="04E0A55A" w:rsidR="007F3436" w:rsidRPr="00195AFD" w:rsidRDefault="007F3436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活动备注：可编辑</w:t>
      </w:r>
    </w:p>
    <w:bookmarkEnd w:id="17"/>
    <w:p w14:paraId="5E3B919D" w14:textId="09C50B3C" w:rsidR="00B92969" w:rsidRDefault="003C1451" w:rsidP="00B92969">
      <w:pPr>
        <w:pStyle w:val="3"/>
        <w:numPr>
          <w:ilvl w:val="0"/>
          <w:numId w:val="0"/>
        </w:numPr>
        <w:ind w:left="425"/>
      </w:pPr>
      <w:r>
        <w:rPr>
          <w:rFonts w:hint="eastAsia"/>
        </w:rPr>
        <w:t>1.3.4</w:t>
      </w:r>
      <w:r w:rsidR="00F0155D">
        <w:rPr>
          <w:rFonts w:hint="eastAsia"/>
        </w:rPr>
        <w:t>活动详情页</w:t>
      </w:r>
    </w:p>
    <w:p w14:paraId="3C16FAAF" w14:textId="61E9DF2D" w:rsidR="00392A30" w:rsidRPr="00392A30" w:rsidRDefault="00F5495A" w:rsidP="009155F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活动方式不同，活动参与对象，关联红包详情页不同</w:t>
      </w:r>
    </w:p>
    <w:p w14:paraId="5B2576E4" w14:textId="3D97431E" w:rsidR="006F0097" w:rsidRDefault="00392A30" w:rsidP="006F0097">
      <w:r>
        <w:rPr>
          <w:noProof/>
        </w:rPr>
        <w:drawing>
          <wp:inline distT="0" distB="0" distL="0" distR="0" wp14:anchorId="6EF69BE1" wp14:editId="05C6F99B">
            <wp:extent cx="5486400" cy="29565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349" w14:textId="4F818C55" w:rsidR="009F7208" w:rsidRDefault="009F7208" w:rsidP="009F72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活动基本信息</w:t>
      </w:r>
    </w:p>
    <w:p w14:paraId="00EF8382" w14:textId="67D93E73" w:rsidR="00AD610A" w:rsidRPr="006A411A" w:rsidRDefault="00AD610A" w:rsidP="009155FA">
      <w:pPr>
        <w:pStyle w:val="a5"/>
        <w:numPr>
          <w:ilvl w:val="0"/>
          <w:numId w:val="41"/>
        </w:numPr>
        <w:ind w:firstLineChars="0"/>
        <w:jc w:val="left"/>
      </w:pPr>
      <w:r w:rsidRPr="00AD610A">
        <w:rPr>
          <w:rFonts w:ascii="宋体" w:hAnsi="宋体" w:cs="宋体" w:hint="eastAsia"/>
          <w:color w:val="000000"/>
          <w:kern w:val="0"/>
          <w:sz w:val="20"/>
          <w:szCs w:val="21"/>
        </w:rPr>
        <w:t>活动基本信息tab</w:t>
      </w:r>
      <w:r w:rsidR="003C0DCA">
        <w:rPr>
          <w:rFonts w:ascii="宋体" w:hAnsi="宋体" w:cs="宋体" w:hint="eastAsia"/>
          <w:color w:val="000000"/>
          <w:kern w:val="0"/>
          <w:sz w:val="20"/>
          <w:szCs w:val="21"/>
        </w:rPr>
        <w:t>：</w:t>
      </w:r>
    </w:p>
    <w:p w14:paraId="6AC3457E" w14:textId="77777777" w:rsidR="003B67EB" w:rsidRDefault="003B67EB" w:rsidP="009155FA">
      <w:pPr>
        <w:pStyle w:val="a5"/>
        <w:numPr>
          <w:ilvl w:val="1"/>
          <w:numId w:val="41"/>
        </w:numPr>
        <w:ind w:firstLineChars="0"/>
        <w:jc w:val="left"/>
      </w:pPr>
      <w:r>
        <w:rPr>
          <w:rFonts w:hint="eastAsia"/>
        </w:rPr>
        <w:t>Tab</w:t>
      </w:r>
      <w:r>
        <w:rPr>
          <w:rFonts w:hint="eastAsia"/>
        </w:rPr>
        <w:t>切换</w:t>
      </w:r>
    </w:p>
    <w:p w14:paraId="604DE44A" w14:textId="77777777" w:rsidR="003B67EB" w:rsidRDefault="003B67EB" w:rsidP="009155FA">
      <w:pPr>
        <w:pStyle w:val="a5"/>
        <w:numPr>
          <w:ilvl w:val="1"/>
          <w:numId w:val="41"/>
        </w:numPr>
        <w:ind w:firstLineChars="0"/>
        <w:jc w:val="left"/>
      </w:pPr>
      <w:r>
        <w:rPr>
          <w:rFonts w:hint="eastAsia"/>
        </w:rPr>
        <w:t>点击“活动基本信息”则</w:t>
      </w:r>
      <w:r>
        <w:rPr>
          <w:rFonts w:hint="eastAsia"/>
        </w:rPr>
        <w:t>tab</w:t>
      </w:r>
      <w:r>
        <w:rPr>
          <w:rFonts w:hint="eastAsia"/>
        </w:rPr>
        <w:t>选中。</w:t>
      </w:r>
    </w:p>
    <w:p w14:paraId="4B99C443" w14:textId="273BCBD8" w:rsidR="006A411A" w:rsidRDefault="003B67EB" w:rsidP="009155FA">
      <w:pPr>
        <w:pStyle w:val="a5"/>
        <w:numPr>
          <w:ilvl w:val="1"/>
          <w:numId w:val="41"/>
        </w:numPr>
        <w:ind w:firstLineChars="0"/>
        <w:jc w:val="left"/>
      </w:pPr>
      <w:r>
        <w:rPr>
          <w:rFonts w:hint="eastAsia"/>
        </w:rPr>
        <w:t>显示活动基本信息详情</w:t>
      </w:r>
    </w:p>
    <w:p w14:paraId="67824D2B" w14:textId="6BEF10F6" w:rsidR="007345A1" w:rsidRDefault="00F43723" w:rsidP="009155FA">
      <w:pPr>
        <w:pStyle w:val="a5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lastRenderedPageBreak/>
        <w:t>活动方式、活动名称、活动说明、活动有效期、活动状态、活动备注即展示活动相关属性即可</w:t>
      </w:r>
    </w:p>
    <w:p w14:paraId="2E26E521" w14:textId="2940B209" w:rsidR="007E14AC" w:rsidRDefault="007E14AC" w:rsidP="009155FA">
      <w:pPr>
        <w:pStyle w:val="a5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t>活动创建时间：即</w:t>
      </w:r>
      <w:r w:rsidR="009C19E0">
        <w:rPr>
          <w:rFonts w:hint="eastAsia"/>
        </w:rPr>
        <w:t>活动记录生成时间。</w:t>
      </w:r>
    </w:p>
    <w:p w14:paraId="0F53D0F1" w14:textId="65B84862" w:rsidR="00592E68" w:rsidRDefault="00592E68" w:rsidP="009155FA">
      <w:pPr>
        <w:pStyle w:val="a5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t>活动启用</w:t>
      </w:r>
      <w:r>
        <w:rPr>
          <w:rFonts w:hint="eastAsia"/>
        </w:rPr>
        <w:t>/</w:t>
      </w:r>
      <w:r>
        <w:rPr>
          <w:rFonts w:hint="eastAsia"/>
        </w:rPr>
        <w:t>禁用时间：即点击“启用</w:t>
      </w:r>
      <w:r>
        <w:rPr>
          <w:rFonts w:hint="eastAsia"/>
        </w:rPr>
        <w:t>/</w:t>
      </w:r>
      <w:r>
        <w:rPr>
          <w:rFonts w:hint="eastAsia"/>
        </w:rPr>
        <w:t>禁用”按钮生效时间。</w:t>
      </w:r>
    </w:p>
    <w:p w14:paraId="442280D5" w14:textId="77777777" w:rsidR="00083750" w:rsidRDefault="00083750" w:rsidP="009F7208">
      <w:pPr>
        <w:jc w:val="center"/>
      </w:pPr>
    </w:p>
    <w:p w14:paraId="3D627451" w14:textId="76F9E2F3" w:rsidR="00392A30" w:rsidRDefault="001512B6" w:rsidP="006F0097">
      <w:r>
        <w:rPr>
          <w:noProof/>
        </w:rPr>
        <w:drawing>
          <wp:inline distT="0" distB="0" distL="0" distR="0" wp14:anchorId="6B8479FD" wp14:editId="5448C689">
            <wp:extent cx="5486400" cy="471233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E317" w14:textId="644D94C0" w:rsidR="00C93BDD" w:rsidRDefault="00C93BDD" w:rsidP="00640FB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</w:t>
      </w:r>
      <w:r w:rsidR="00640FBC">
        <w:rPr>
          <w:rFonts w:hint="eastAsia"/>
        </w:rPr>
        <w:t>参与对象</w:t>
      </w:r>
    </w:p>
    <w:p w14:paraId="1A06196F" w14:textId="72E3D017" w:rsidR="000570EA" w:rsidRDefault="00810BAC" w:rsidP="009155F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点击“活动参与对象</w:t>
      </w:r>
      <w:r>
        <w:rPr>
          <w:rFonts w:hint="eastAsia"/>
        </w:rPr>
        <w:t>tab</w:t>
      </w:r>
      <w:r>
        <w:rPr>
          <w:rFonts w:hint="eastAsia"/>
        </w:rPr>
        <w:t>”，则当前</w:t>
      </w:r>
      <w:r>
        <w:rPr>
          <w:rFonts w:hint="eastAsia"/>
        </w:rPr>
        <w:t>tab</w:t>
      </w:r>
      <w:r>
        <w:rPr>
          <w:rFonts w:hint="eastAsia"/>
        </w:rPr>
        <w:t>底色为选中色。</w:t>
      </w:r>
      <w:r w:rsidR="00727007">
        <w:rPr>
          <w:rFonts w:hint="eastAsia"/>
        </w:rPr>
        <w:t>不以原型</w:t>
      </w:r>
      <w:r w:rsidR="00090AF4">
        <w:rPr>
          <w:rFonts w:hint="eastAsia"/>
        </w:rPr>
        <w:t>选中</w:t>
      </w:r>
      <w:r w:rsidR="00727007">
        <w:rPr>
          <w:rFonts w:hint="eastAsia"/>
        </w:rPr>
        <w:t>颜色为准。</w:t>
      </w:r>
    </w:p>
    <w:p w14:paraId="2311810F" w14:textId="4234846F" w:rsidR="003026D0" w:rsidRDefault="003026D0" w:rsidP="009155F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活动名称：内容包括</w:t>
      </w:r>
      <w:r w:rsidR="00235E0A">
        <w:rPr>
          <w:rFonts w:hint="eastAsia"/>
        </w:rPr>
        <w:t>“</w:t>
      </w:r>
      <w:r>
        <w:rPr>
          <w:rFonts w:hint="eastAsia"/>
        </w:rPr>
        <w:t>【动态活动方式】</w:t>
      </w:r>
      <w:r>
        <w:rPr>
          <w:rFonts w:hint="eastAsia"/>
        </w:rPr>
        <w:t>+</w:t>
      </w:r>
      <w:r>
        <w:rPr>
          <w:rFonts w:hint="eastAsia"/>
        </w:rPr>
        <w:t>动态活动名称”</w:t>
      </w:r>
      <w:r w:rsidR="003703CD">
        <w:rPr>
          <w:rFonts w:hint="eastAsia"/>
        </w:rPr>
        <w:t>。</w:t>
      </w:r>
    </w:p>
    <w:p w14:paraId="1089FB2B" w14:textId="350C244C" w:rsidR="0061688F" w:rsidRDefault="0061688F" w:rsidP="009155F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活动方式不同，活动参与对象详情页内容不同</w:t>
      </w:r>
    </w:p>
    <w:p w14:paraId="56D4BEE0" w14:textId="53AD72D8" w:rsidR="007478DF" w:rsidRDefault="00481694" w:rsidP="009155FA">
      <w:pPr>
        <w:pStyle w:val="a5"/>
        <w:numPr>
          <w:ilvl w:val="1"/>
          <w:numId w:val="47"/>
        </w:numPr>
        <w:ind w:firstLineChars="0"/>
      </w:pPr>
      <w:r>
        <w:rPr>
          <w:rFonts w:hint="eastAsia"/>
        </w:rPr>
        <w:t>当活动方式为：发红包至理财经理店铺、理财经理抢红包时</w:t>
      </w:r>
    </w:p>
    <w:p w14:paraId="4AF22F0D" w14:textId="08801E5D" w:rsidR="00133BA8" w:rsidRDefault="00133BA8" w:rsidP="009155FA">
      <w:pPr>
        <w:pStyle w:val="a5"/>
        <w:numPr>
          <w:ilvl w:val="2"/>
          <w:numId w:val="47"/>
        </w:numPr>
        <w:ind w:firstLineChars="0"/>
      </w:pPr>
      <w:r>
        <w:rPr>
          <w:rFonts w:hint="eastAsia"/>
        </w:rPr>
        <w:t>参与对象</w:t>
      </w:r>
      <w:r w:rsidR="004C4919">
        <w:rPr>
          <w:rFonts w:hint="eastAsia"/>
        </w:rPr>
        <w:t>显示字段</w:t>
      </w:r>
    </w:p>
    <w:p w14:paraId="02EB79B6" w14:textId="0BF60DE7" w:rsidR="00CB57CC" w:rsidRDefault="00CB57CC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理财经理等级：如果</w:t>
      </w:r>
      <w:r w:rsidR="00D3140B">
        <w:rPr>
          <w:rFonts w:hint="eastAsia"/>
        </w:rPr>
        <w:t>活动未</w:t>
      </w:r>
      <w:r w:rsidR="00D50060">
        <w:rPr>
          <w:rFonts w:hint="eastAsia"/>
        </w:rPr>
        <w:t>限制</w:t>
      </w:r>
      <w:r w:rsidR="00D3140B">
        <w:rPr>
          <w:rFonts w:hint="eastAsia"/>
        </w:rPr>
        <w:t>等级，则该理财经理等级项</w:t>
      </w:r>
      <w:r w:rsidR="00D3140B">
        <w:rPr>
          <w:rFonts w:hint="eastAsia"/>
        </w:rPr>
        <w:t xml:space="preserve"> </w:t>
      </w:r>
      <w:r w:rsidR="00D3140B">
        <w:rPr>
          <w:rFonts w:hint="eastAsia"/>
        </w:rPr>
        <w:t>内容为空</w:t>
      </w:r>
      <w:r w:rsidR="00BE771F">
        <w:rPr>
          <w:rFonts w:hint="eastAsia"/>
        </w:rPr>
        <w:t>。限制则显示已选中等级名称</w:t>
      </w:r>
    </w:p>
    <w:p w14:paraId="206A463A" w14:textId="5E4440CC" w:rsidR="00D50060" w:rsidRDefault="00D50060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理财经理级别：</w:t>
      </w:r>
      <w:r w:rsidR="006925F8">
        <w:rPr>
          <w:rFonts w:hint="eastAsia"/>
        </w:rPr>
        <w:t>可为空，有则显示</w:t>
      </w:r>
      <w:r w:rsidR="00695FEA">
        <w:rPr>
          <w:rFonts w:hint="eastAsia"/>
        </w:rPr>
        <w:t>已选中级别</w:t>
      </w:r>
      <w:r w:rsidR="006925F8">
        <w:rPr>
          <w:rFonts w:hint="eastAsia"/>
        </w:rPr>
        <w:t>名称。</w:t>
      </w:r>
    </w:p>
    <w:p w14:paraId="17518B33" w14:textId="2C728F45" w:rsidR="00F67AD5" w:rsidRDefault="00F67AD5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是否自主发放红包：</w:t>
      </w:r>
    </w:p>
    <w:p w14:paraId="41EF2554" w14:textId="7D7F4C64" w:rsidR="00F67AD5" w:rsidRDefault="00F67AD5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黑名单个人</w:t>
      </w:r>
      <w:r w:rsidR="002B4EDD">
        <w:rPr>
          <w:rFonts w:hint="eastAsia"/>
        </w:rPr>
        <w:t>：导入黑名单批次名称</w:t>
      </w:r>
    </w:p>
    <w:p w14:paraId="2AC822FC" w14:textId="4C88080D" w:rsidR="00F67AD5" w:rsidRDefault="00F67AD5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白名单个人</w:t>
      </w:r>
      <w:r w:rsidR="00DB29A8">
        <w:rPr>
          <w:rFonts w:hint="eastAsia"/>
        </w:rPr>
        <w:t>：导入白名单批次名，包括启用状态下，导入白名单。</w:t>
      </w:r>
    </w:p>
    <w:p w14:paraId="1DB3D4C3" w14:textId="4DAF6F4A" w:rsidR="00400E63" w:rsidRDefault="00400E63" w:rsidP="009155FA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当活动方式为“发红包至出借人”时</w:t>
      </w:r>
    </w:p>
    <w:p w14:paraId="00E31B7B" w14:textId="207F2C93" w:rsidR="00FA55CA" w:rsidRDefault="00FA55CA" w:rsidP="009155FA">
      <w:pPr>
        <w:pStyle w:val="a5"/>
        <w:numPr>
          <w:ilvl w:val="1"/>
          <w:numId w:val="48"/>
        </w:numPr>
        <w:ind w:firstLineChars="0"/>
      </w:pPr>
      <w:r>
        <w:rPr>
          <w:rFonts w:hint="eastAsia"/>
        </w:rPr>
        <w:t>参与对象显示字段</w:t>
      </w:r>
    </w:p>
    <w:p w14:paraId="5AFAAB5E" w14:textId="5550D8D7" w:rsidR="00B2105C" w:rsidRDefault="00B2105C" w:rsidP="009155FA">
      <w:pPr>
        <w:pStyle w:val="a5"/>
        <w:numPr>
          <w:ilvl w:val="2"/>
          <w:numId w:val="48"/>
        </w:numPr>
        <w:ind w:firstLineChars="0"/>
      </w:pPr>
      <w:r>
        <w:rPr>
          <w:rFonts w:hint="eastAsia"/>
        </w:rPr>
        <w:t>出借人交易单</w:t>
      </w:r>
      <w:r w:rsidR="00DD5735">
        <w:rPr>
          <w:rFonts w:hint="eastAsia"/>
        </w:rPr>
        <w:t>：</w:t>
      </w:r>
    </w:p>
    <w:p w14:paraId="61243FCB" w14:textId="426FC4FA" w:rsidR="00B2105C" w:rsidRDefault="00B2105C" w:rsidP="009155FA">
      <w:pPr>
        <w:pStyle w:val="a5"/>
        <w:numPr>
          <w:ilvl w:val="2"/>
          <w:numId w:val="48"/>
        </w:numPr>
        <w:ind w:firstLineChars="0"/>
      </w:pPr>
      <w:r>
        <w:rPr>
          <w:rFonts w:hint="eastAsia"/>
        </w:rPr>
        <w:t>黑名单个人</w:t>
      </w:r>
      <w:r w:rsidR="002960E3">
        <w:rPr>
          <w:rFonts w:hint="eastAsia"/>
        </w:rPr>
        <w:t>：黑名单导入批次名、多个文件</w:t>
      </w:r>
      <w:r w:rsidR="00715E8E">
        <w:rPr>
          <w:rFonts w:hint="eastAsia"/>
        </w:rPr>
        <w:t>依次排列。</w:t>
      </w:r>
    </w:p>
    <w:p w14:paraId="28FE0EF2" w14:textId="0F4B0CFE" w:rsidR="00B2105C" w:rsidRDefault="00B2105C" w:rsidP="009155FA">
      <w:pPr>
        <w:pStyle w:val="a5"/>
        <w:numPr>
          <w:ilvl w:val="2"/>
          <w:numId w:val="48"/>
        </w:numPr>
        <w:ind w:firstLineChars="0"/>
      </w:pPr>
      <w:r>
        <w:rPr>
          <w:rFonts w:hint="eastAsia"/>
        </w:rPr>
        <w:lastRenderedPageBreak/>
        <w:t>白名单个人</w:t>
      </w:r>
      <w:r w:rsidR="00524A9E">
        <w:rPr>
          <w:rFonts w:hint="eastAsia"/>
        </w:rPr>
        <w:t>：</w:t>
      </w:r>
      <w:r w:rsidR="00A22354">
        <w:rPr>
          <w:rFonts w:hint="eastAsia"/>
        </w:rPr>
        <w:t>白名单导入批次名、多个文件以此排列，包括活动启用状态下导入白名单文件</w:t>
      </w:r>
    </w:p>
    <w:p w14:paraId="190CD597" w14:textId="49C18730" w:rsidR="00392A30" w:rsidRDefault="00777A5E" w:rsidP="006F0097">
      <w:r>
        <w:rPr>
          <w:noProof/>
        </w:rPr>
        <w:drawing>
          <wp:inline distT="0" distB="0" distL="0" distR="0" wp14:anchorId="206C2A49" wp14:editId="709EF0EF">
            <wp:extent cx="5486400" cy="44030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08A8" w14:textId="1DDDAEB4" w:rsidR="00E966DD" w:rsidRDefault="00153FD2" w:rsidP="002473C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</w:t>
      </w:r>
      <w:r w:rsidR="00FA0FED">
        <w:rPr>
          <w:rFonts w:hint="eastAsia"/>
        </w:rPr>
        <w:t>关联红包</w:t>
      </w:r>
    </w:p>
    <w:p w14:paraId="1863AFB8" w14:textId="3922A20B" w:rsidR="00A84BED" w:rsidRDefault="002473CC" w:rsidP="009155F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活动方式不同，活动关联红包显示格式不同</w:t>
      </w:r>
    </w:p>
    <w:p w14:paraId="096E0E92" w14:textId="2163328B" w:rsidR="00CF1F39" w:rsidRDefault="00CF1F39" w:rsidP="009155FA">
      <w:pPr>
        <w:pStyle w:val="a5"/>
        <w:numPr>
          <w:ilvl w:val="1"/>
          <w:numId w:val="49"/>
        </w:numPr>
        <w:ind w:firstLineChars="0"/>
      </w:pPr>
      <w:r>
        <w:rPr>
          <w:rFonts w:hint="eastAsia"/>
        </w:rPr>
        <w:t>发红包至理财经理店铺</w:t>
      </w:r>
    </w:p>
    <w:p w14:paraId="31BDEEDE" w14:textId="7473AE42" w:rsidR="00AB1A93" w:rsidRDefault="000C305E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见备注</w:t>
      </w:r>
    </w:p>
    <w:p w14:paraId="14F1201A" w14:textId="2F971A27" w:rsidR="000C305E" w:rsidRDefault="000C305E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显示字段：</w:t>
      </w:r>
    </w:p>
    <w:p w14:paraId="52D31206" w14:textId="3D4E4DAC" w:rsidR="000C305E" w:rsidRDefault="000C305E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红包名称、单笔红包金额、使用条件、理财经理可得数、出借人可得数</w:t>
      </w:r>
    </w:p>
    <w:p w14:paraId="7596CA3F" w14:textId="2170231B" w:rsidR="00CF1F39" w:rsidRDefault="00CF1F39" w:rsidP="009155FA">
      <w:pPr>
        <w:pStyle w:val="a5"/>
        <w:numPr>
          <w:ilvl w:val="1"/>
          <w:numId w:val="49"/>
        </w:numPr>
        <w:ind w:firstLineChars="0"/>
      </w:pPr>
      <w:r>
        <w:rPr>
          <w:rFonts w:hint="eastAsia"/>
        </w:rPr>
        <w:t>理财经理抢红包</w:t>
      </w:r>
    </w:p>
    <w:p w14:paraId="4C26AC6C" w14:textId="02B17E1C" w:rsidR="000F5F14" w:rsidRDefault="000F5F14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见备注</w:t>
      </w:r>
    </w:p>
    <w:p w14:paraId="6E3FA799" w14:textId="3609F432" w:rsidR="000F5F14" w:rsidRDefault="000F5F14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显示字段</w:t>
      </w:r>
    </w:p>
    <w:p w14:paraId="36E9ED65" w14:textId="27C00D42" w:rsidR="000F5F14" w:rsidRDefault="000F5F14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红包名称、单笔红包金额、使用条件、理财经理可得数、出借人可得数、可抢红包计划</w:t>
      </w:r>
    </w:p>
    <w:p w14:paraId="78DE7CAB" w14:textId="6D00098E" w:rsidR="000846B9" w:rsidRDefault="000846B9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可抢红包计划如“是”，可点击，</w:t>
      </w:r>
      <w:proofErr w:type="gramStart"/>
      <w:r>
        <w:rPr>
          <w:rFonts w:hint="eastAsia"/>
        </w:rPr>
        <w:t>点击弹层显示</w:t>
      </w:r>
      <w:proofErr w:type="gramEnd"/>
      <w:r>
        <w:rPr>
          <w:rFonts w:hint="eastAsia"/>
        </w:rPr>
        <w:t>“可抢红包计划列表”如图</w:t>
      </w:r>
    </w:p>
    <w:p w14:paraId="65FF7EE6" w14:textId="4E069A58" w:rsidR="00CF1F39" w:rsidRDefault="00CF1F39" w:rsidP="009155FA">
      <w:pPr>
        <w:pStyle w:val="a5"/>
        <w:numPr>
          <w:ilvl w:val="1"/>
          <w:numId w:val="49"/>
        </w:numPr>
        <w:ind w:firstLineChars="0"/>
      </w:pPr>
      <w:r>
        <w:rPr>
          <w:rFonts w:hint="eastAsia"/>
        </w:rPr>
        <w:t>发红包至出借人</w:t>
      </w:r>
    </w:p>
    <w:p w14:paraId="2AFF476F" w14:textId="5ECC3713" w:rsidR="00DE0BBB" w:rsidRDefault="00DE0BBB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见备注</w:t>
      </w:r>
    </w:p>
    <w:p w14:paraId="5B69BCA7" w14:textId="544A1A3F" w:rsidR="00DE0BBB" w:rsidRDefault="00DE0BBB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显示字段</w:t>
      </w:r>
    </w:p>
    <w:p w14:paraId="4358F066" w14:textId="2082BD25" w:rsidR="00A84BED" w:rsidRDefault="00DE0BBB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红包名称、单笔红包金额、使用条件、出借人可得数</w:t>
      </w:r>
    </w:p>
    <w:p w14:paraId="1D823088" w14:textId="4E492D0C" w:rsidR="00336C14" w:rsidRDefault="00336C14" w:rsidP="00336C14">
      <w:pPr>
        <w:pStyle w:val="2"/>
        <w:numPr>
          <w:ilvl w:val="0"/>
          <w:numId w:val="0"/>
        </w:numPr>
      </w:pPr>
      <w:bookmarkStart w:id="18" w:name="_Toc516220331"/>
      <w:r>
        <w:t>1.</w:t>
      </w:r>
      <w:r w:rsidR="00B514E2">
        <w:t>4</w:t>
      </w:r>
      <w:r>
        <w:t xml:space="preserve"> </w:t>
      </w:r>
      <w:r w:rsidR="00F00AAB">
        <w:rPr>
          <w:rFonts w:hint="eastAsia"/>
        </w:rPr>
        <w:t>其他</w:t>
      </w:r>
      <w:r w:rsidR="002B1F68">
        <w:rPr>
          <w:rFonts w:hint="eastAsia"/>
        </w:rPr>
        <w:t>活动管理</w:t>
      </w:r>
      <w:bookmarkEnd w:id="18"/>
    </w:p>
    <w:p w14:paraId="439D4805" w14:textId="37CFD975" w:rsidR="00B514E2" w:rsidRDefault="00A30F28" w:rsidP="009155FA">
      <w:pPr>
        <w:pStyle w:val="3"/>
        <w:numPr>
          <w:ilvl w:val="2"/>
          <w:numId w:val="50"/>
        </w:numPr>
      </w:pPr>
      <w:bookmarkStart w:id="19" w:name="_Toc516220332"/>
      <w:r>
        <w:rPr>
          <w:rFonts w:hint="eastAsia"/>
        </w:rPr>
        <w:lastRenderedPageBreak/>
        <w:t>新建活动</w:t>
      </w:r>
      <w:bookmarkEnd w:id="19"/>
    </w:p>
    <w:p w14:paraId="0C213995" w14:textId="56C53E89" w:rsidR="00B94A01" w:rsidRDefault="00BF08BB" w:rsidP="00BF08BB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1.4.1.1</w:t>
      </w:r>
      <w:r w:rsidR="00B94A01">
        <w:rPr>
          <w:rFonts w:hint="eastAsia"/>
        </w:rPr>
        <w:t>新建</w:t>
      </w:r>
      <w:r w:rsidR="00D56BAE">
        <w:rPr>
          <w:rFonts w:hint="eastAsia"/>
        </w:rPr>
        <w:t>活动_自动</w:t>
      </w:r>
      <w:r w:rsidR="00B94A01">
        <w:rPr>
          <w:rFonts w:hint="eastAsia"/>
        </w:rPr>
        <w:t>触发</w:t>
      </w:r>
    </w:p>
    <w:p w14:paraId="023C6A51" w14:textId="201DF722" w:rsidR="00EB1CA9" w:rsidRPr="00EB1CA9" w:rsidRDefault="00EB1CA9" w:rsidP="009155F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其他活动列表页，点击“新建自动触发活动”按钮，</w:t>
      </w:r>
      <w:r w:rsidR="008B4377">
        <w:rPr>
          <w:rFonts w:hint="eastAsia"/>
        </w:rPr>
        <w:t>跳转至“新建自动触发活动”页</w:t>
      </w:r>
    </w:p>
    <w:p w14:paraId="351A3ACE" w14:textId="1079E6CC" w:rsidR="00636F79" w:rsidRDefault="00636F79" w:rsidP="00811B9E">
      <w:r>
        <w:rPr>
          <w:noProof/>
        </w:rPr>
        <w:drawing>
          <wp:inline distT="0" distB="0" distL="0" distR="0" wp14:anchorId="2F97EC3D" wp14:editId="724EA89D">
            <wp:extent cx="5486400" cy="24345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8F241F" w:rsidRPr="00E91BB4" w14:paraId="60F07D68" w14:textId="77777777" w:rsidTr="000E07F3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4163C" w14:textId="77777777" w:rsidR="008F241F" w:rsidRDefault="008F241F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5A6E2" w14:textId="77777777" w:rsidR="008F241F" w:rsidRPr="00E91BB4" w:rsidRDefault="008F241F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FF097" w14:textId="77777777" w:rsidR="008F241F" w:rsidRPr="00E91BB4" w:rsidRDefault="008F241F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D9095" w14:textId="77777777" w:rsidR="008F241F" w:rsidRPr="00E91BB4" w:rsidRDefault="008F241F" w:rsidP="000E07F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EB1CA9" w:rsidRPr="00E91BB4" w14:paraId="2984E0F1" w14:textId="77777777" w:rsidTr="000B7AD6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507E13E" w14:textId="77777777" w:rsidR="00EB1CA9" w:rsidRPr="008B3FEB" w:rsidRDefault="00EB1CA9" w:rsidP="000E07F3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E5B607" w14:textId="152331DB" w:rsidR="00EB1CA9" w:rsidRPr="00E91BB4" w:rsidRDefault="00EB1CA9" w:rsidP="00EB1CA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新建自动触发活动</w:t>
            </w:r>
          </w:p>
        </w:tc>
      </w:tr>
      <w:tr w:rsidR="008F241F" w:rsidRPr="00E91BB4" w14:paraId="14635CFD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B65271" w14:textId="77777777" w:rsidR="008F241F" w:rsidRPr="00B37BDA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85B18A" w14:textId="6BA555FA" w:rsidR="008F241F" w:rsidRDefault="00C239AA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F8B19B" w14:textId="7958B307" w:rsidR="008F241F" w:rsidRDefault="00C239AA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D615A2" w14:textId="77777777" w:rsidR="00464528" w:rsidRDefault="007A7072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</w:t>
            </w:r>
          </w:p>
          <w:p w14:paraId="1CA99918" w14:textId="77777777" w:rsidR="00ED77F7" w:rsidRDefault="00464528" w:rsidP="000E07F3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693CA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校验触发条件、活动名称、活动有效期、关联红包活动 为必填项；</w:t>
            </w:r>
          </w:p>
          <w:p w14:paraId="35C96F28" w14:textId="3162F0C8" w:rsidR="00464528" w:rsidRDefault="00693CAE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如未填写则提示</w:t>
            </w:r>
            <w:r w:rsidR="006F21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“填写标题</w:t>
            </w:r>
            <w:r w:rsidR="008152F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</w:t>
            </w:r>
            <w:r w:rsidR="006F21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例如：“红包名称不能为空！”</w:t>
            </w:r>
          </w:p>
          <w:p w14:paraId="1CBAE339" w14:textId="3688502B" w:rsidR="008F241F" w:rsidRDefault="00464528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7A707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保存新建活动所有属性至数据库。</w:t>
            </w:r>
          </w:p>
          <w:p w14:paraId="38C2632C" w14:textId="0F9312AB" w:rsidR="00455246" w:rsidRPr="00455246" w:rsidRDefault="00455246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活动状态为“新增”。</w:t>
            </w:r>
          </w:p>
        </w:tc>
      </w:tr>
      <w:tr w:rsidR="008F241F" w:rsidRPr="00E91BB4" w14:paraId="61ABB4A0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2F30CC2" w14:textId="77777777" w:rsidR="008F241F" w:rsidRPr="00B37BDA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3D46D2" w14:textId="40E0563A" w:rsidR="008F241F" w:rsidRDefault="00C239AA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D29FB0" w14:textId="5AD90A14" w:rsidR="008F241F" w:rsidRDefault="00C239AA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44DBA8" w14:textId="018E700A" w:rsidR="008F241F" w:rsidRDefault="000B2D3B" w:rsidP="000B2D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点击“取消”按钮，则放弃本次新建活动，页面跳转至“其他活动”列表页</w:t>
            </w:r>
          </w:p>
        </w:tc>
      </w:tr>
      <w:tr w:rsidR="008F241F" w:rsidRPr="00E91BB4" w14:paraId="63222D3B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33D58A3" w14:textId="77777777" w:rsidR="008F241F" w:rsidRPr="008B3FEB" w:rsidRDefault="008F241F" w:rsidP="000E07F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7E1804" w14:textId="50F299C8" w:rsidR="008F241F" w:rsidRPr="005513B3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CA210E" w14:textId="77777777" w:rsidR="008F241F" w:rsidRDefault="003F14E0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61678E23" w14:textId="77777777" w:rsidR="00C80C22" w:rsidRDefault="00842B87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默认选中“注册成功”</w:t>
            </w:r>
          </w:p>
          <w:p w14:paraId="07228CB3" w14:textId="1D89B939" w:rsidR="00C80C22" w:rsidRPr="00542B23" w:rsidRDefault="00C80C22" w:rsidP="00657E2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初始化列表内容：</w:t>
            </w:r>
          </w:p>
          <w:p w14:paraId="537C70D0" w14:textId="77777777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初始化节点为</w:t>
            </w:r>
          </w:p>
          <w:p w14:paraId="6800C7D5" w14:textId="77777777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1、注册成功</w:t>
            </w:r>
          </w:p>
          <w:p w14:paraId="00FF2248" w14:textId="3999DB4E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2、生日前</w:t>
            </w:r>
            <w:r w:rsidR="000230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</w:t>
            </w:r>
          </w:p>
          <w:p w14:paraId="0F3DE637" w14:textId="77777777" w:rsidR="00C80C22" w:rsidRDefault="00C80C22" w:rsidP="00C80C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3、交易到期前</w:t>
            </w:r>
            <w:r w:rsidR="000230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</w:t>
            </w:r>
          </w:p>
          <w:p w14:paraId="076C3124" w14:textId="44DE07C3" w:rsidR="000230C9" w:rsidRDefault="000230C9" w:rsidP="00C80C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天数参数配置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5F47C7" w14:textId="77777777" w:rsidR="00BF4BF2" w:rsidRDefault="00BF4BF2" w:rsidP="00BF4B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</w:t>
            </w:r>
          </w:p>
          <w:p w14:paraId="45419789" w14:textId="1B58B018" w:rsidR="00BF4BF2" w:rsidRPr="000F210D" w:rsidRDefault="00BF4BF2" w:rsidP="000F210D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当且仅当活动状态为“启用”时，</w:t>
            </w:r>
            <w:r w:rsidR="007C5C76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自动发放红包的</w:t>
            </w:r>
            <w:r w:rsidR="00343765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触发条件有效。</w:t>
            </w:r>
            <w:r w:rsidR="005975EE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活动“禁用”时，</w:t>
            </w:r>
            <w:r w:rsidR="00AB550B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自主发放红包</w:t>
            </w:r>
            <w:r w:rsidR="005975EE" w:rsidRPr="000F21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触发条件失效。</w:t>
            </w:r>
          </w:p>
          <w:p w14:paraId="7EDB6C81" w14:textId="619B65B1" w:rsidR="00B06A8D" w:rsidRPr="0047588B" w:rsidRDefault="00542B23" w:rsidP="0047588B">
            <w:pPr>
              <w:pStyle w:val="a5"/>
              <w:widowControl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4758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代码枚举</w:t>
            </w:r>
            <w:r w:rsidR="00986479" w:rsidRPr="004758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  <w:r w:rsidRPr="004758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，系统自动读取</w:t>
            </w:r>
          </w:p>
          <w:p w14:paraId="42DEA034" w14:textId="6E61D976" w:rsidR="00B06A8D" w:rsidRPr="00542B23" w:rsidRDefault="00563EFF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代码</w:t>
            </w:r>
            <w:r w:rsidR="002142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</w:t>
            </w:r>
            <w:r w:rsidR="00F37FA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</w:p>
          <w:p w14:paraId="71B4B0CC" w14:textId="090DA951" w:rsidR="00B06A8D" w:rsidRPr="00542B23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1、注册成功</w:t>
            </w:r>
            <w:r w:rsidR="00441BF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：即在注册成功后用户账号部署该</w:t>
            </w:r>
            <w:r w:rsidR="00AD64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活动相关</w:t>
            </w:r>
            <w:r w:rsidR="00441BF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</w:t>
            </w:r>
            <w:r w:rsidR="002F6B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3BEF6E02" w14:textId="697391C3" w:rsidR="00B06A8D" w:rsidRPr="00542B23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2、生日前</w:t>
            </w:r>
            <w:r w:rsidR="00DF00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</w:t>
            </w:r>
            <w:r w:rsidR="007A3C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AE23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出借人生日前3天</w:t>
            </w:r>
            <w:r w:rsidR="00A268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，早8:00</w:t>
            </w:r>
            <w:r w:rsidR="00AE23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，出借人账号部署该活动相关红包</w:t>
            </w:r>
            <w:r w:rsidR="003D25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782D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3天系统</w:t>
            </w:r>
            <w:r w:rsidR="00E222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参数</w:t>
            </w:r>
            <w:r w:rsidR="00782D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</w:t>
            </w:r>
          </w:p>
          <w:p w14:paraId="49D42419" w14:textId="6B43D9D3" w:rsidR="008F241F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3、交易到期前</w:t>
            </w:r>
            <w:r w:rsidR="00A268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：有交易单到期前3天，早8:00 出借人账户部署该活动相关红包</w:t>
            </w:r>
          </w:p>
          <w:p w14:paraId="6A79BFCD" w14:textId="77777777" w:rsidR="00E26CD1" w:rsidRDefault="00E26CD1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0608EF66" w14:textId="1D636516" w:rsidR="007321C8" w:rsidRPr="007321C8" w:rsidRDefault="007321C8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321C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天数参数配置</w:t>
            </w:r>
          </w:p>
          <w:p w14:paraId="6B919215" w14:textId="77777777" w:rsidR="00E26CD1" w:rsidRDefault="00E26CD1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自动触发类活动发布步骤</w:t>
            </w:r>
          </w:p>
          <w:p w14:paraId="5F0D8F5D" w14:textId="1A525706" w:rsidR="00A1491C" w:rsidRPr="00A1491C" w:rsidRDefault="00A1491C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A14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运营提出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红包部署</w:t>
            </w:r>
            <w:r w:rsidRPr="00A14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需求</w:t>
            </w:r>
          </w:p>
          <w:p w14:paraId="7EBB8C25" w14:textId="4995F95D" w:rsidR="00A1491C" w:rsidRDefault="00A1491C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技术埋点活动参与条件并上线</w:t>
            </w:r>
          </w:p>
          <w:p w14:paraId="671AE12D" w14:textId="77777777" w:rsidR="00A1491C" w:rsidRDefault="00A1491C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运营星火后台新建</w:t>
            </w:r>
            <w:r w:rsidR="006625D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</w:t>
            </w:r>
          </w:p>
          <w:p w14:paraId="5CA5E3D4" w14:textId="18F2D7E9" w:rsidR="004566E7" w:rsidRPr="00A1491C" w:rsidRDefault="004566E7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自动触发类活动绑定红包，红包总数量必须设置为足够大。</w:t>
            </w:r>
          </w:p>
        </w:tc>
      </w:tr>
      <w:tr w:rsidR="008F241F" w:rsidRPr="00E91BB4" w14:paraId="5E728F8F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2E1BE2" w14:textId="77777777" w:rsidR="008F241F" w:rsidRPr="008B3FEB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F072B6" w14:textId="06026EEB" w:rsidR="008F241F" w:rsidRPr="00B81132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7D0608" w14:textId="77777777" w:rsidR="008F241F" w:rsidRDefault="00CC0FF2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336D8024" w14:textId="38AE8993" w:rsidR="00533B1A" w:rsidRPr="002756E7" w:rsidRDefault="00533B1A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最大值20</w:t>
            </w:r>
            <w:r w:rsidR="00A475B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D9BE9F" w14:textId="77777777" w:rsidR="008F241F" w:rsidRPr="006523A6" w:rsidRDefault="008F241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8F241F" w:rsidRPr="00E91BB4" w14:paraId="2DFC7C73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BFA4AD2" w14:textId="77777777" w:rsidR="008F241F" w:rsidRPr="008B3FEB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C154D60" w14:textId="2C1C85C4" w:rsidR="008F241F" w:rsidRPr="00EE5CDC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C69BDA" w14:textId="77777777" w:rsidR="008F241F" w:rsidRDefault="001B331E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58465C13" w14:textId="2903CD75" w:rsidR="001B331E" w:rsidRPr="00E9789A" w:rsidRDefault="001B331E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点击显示时间选择框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473D04" w14:textId="39080943" w:rsidR="008F241F" w:rsidRPr="001E385D" w:rsidRDefault="00DC1D78" w:rsidP="000E07F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活动有效期大于等于当前时间</w:t>
            </w:r>
          </w:p>
        </w:tc>
      </w:tr>
      <w:tr w:rsidR="008F241F" w:rsidRPr="00E91BB4" w14:paraId="07378726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3F11E2" w14:textId="77777777" w:rsidR="008F241F" w:rsidRPr="008B3FEB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9DD73A" w14:textId="4874E951" w:rsidR="008F241F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6BAE3" w14:textId="74D56581" w:rsidR="008F241F" w:rsidRPr="00E9789A" w:rsidRDefault="00D75E4C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下拉筛选框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30FE7B" w14:textId="78D01D85" w:rsidR="006F38A5" w:rsidRDefault="006F38A5" w:rsidP="006F38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关联红包列表：创建时间倒叙</w:t>
            </w:r>
          </w:p>
          <w:p w14:paraId="01C44B92" w14:textId="77777777" w:rsidR="007E623E" w:rsidRDefault="007E623E" w:rsidP="007E62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且筛选：</w:t>
            </w:r>
          </w:p>
          <w:p w14:paraId="329F8F20" w14:textId="6293DD7A" w:rsidR="006F38A5" w:rsidRPr="007E623E" w:rsidRDefault="007E623E" w:rsidP="007E62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6F38A5" w:rsidRPr="007E62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="006F38A5" w:rsidRPr="007E62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2E427B51" w14:textId="27BDE898" w:rsidR="006F38A5" w:rsidRDefault="00884906" w:rsidP="0088490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6F38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="006F38A5"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红包结束时间必须大于等于活动结束时间。</w:t>
            </w:r>
          </w:p>
          <w:p w14:paraId="0D39008C" w14:textId="77777777" w:rsidR="008F241F" w:rsidRDefault="00432A55" w:rsidP="006F38A5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</w:t>
            </w:r>
            <w:r w:rsidR="006F38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：红包开始时间可以 允许小于、等于、大于 活动开始时间。即活动开始后红包允许使用</w:t>
            </w:r>
          </w:p>
          <w:p w14:paraId="044C892F" w14:textId="78255911" w:rsidR="00955848" w:rsidRPr="00955848" w:rsidRDefault="00955848" w:rsidP="0095584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558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一个活动仅支持关联一个红包，若一个活动需要发放多个红包，则创建多个活动即可。</w:t>
            </w:r>
          </w:p>
        </w:tc>
      </w:tr>
      <w:tr w:rsidR="008F241F" w:rsidRPr="00E91BB4" w14:paraId="08A53FF2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84883AF" w14:textId="77777777" w:rsidR="008F241F" w:rsidRPr="008B3FEB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0F0CA56" w14:textId="4827A2F0" w:rsidR="008F241F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ADCE82" w14:textId="77777777" w:rsidR="008F241F" w:rsidRDefault="00BD2066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008EFF2A" w14:textId="4B102501" w:rsidR="00A65F7D" w:rsidRDefault="00A65F7D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最大字数限制200字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DFB166" w14:textId="3B5F45AE" w:rsidR="008F241F" w:rsidRPr="005C1393" w:rsidRDefault="00D13F58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星火运营备注，仅用于运营人员记录。</w:t>
            </w:r>
          </w:p>
        </w:tc>
      </w:tr>
    </w:tbl>
    <w:p w14:paraId="621C0005" w14:textId="77777777" w:rsidR="008F241F" w:rsidRDefault="008F241F" w:rsidP="00811B9E"/>
    <w:p w14:paraId="33FCFD51" w14:textId="513AE215" w:rsidR="00361B0D" w:rsidRDefault="00361B0D" w:rsidP="00361B0D"/>
    <w:p w14:paraId="7D24AB26" w14:textId="77777777" w:rsidR="00361B0D" w:rsidRPr="001355CE" w:rsidRDefault="00361B0D" w:rsidP="00811B9E"/>
    <w:p w14:paraId="4C688FB8" w14:textId="67FCE61C" w:rsidR="00D56BAE" w:rsidRPr="00D56BAE" w:rsidRDefault="00BF08BB" w:rsidP="00BF08BB">
      <w:pPr>
        <w:pStyle w:val="5"/>
        <w:numPr>
          <w:ilvl w:val="0"/>
          <w:numId w:val="0"/>
        </w:numPr>
        <w:ind w:firstLineChars="150" w:firstLine="361"/>
      </w:pPr>
      <w:r>
        <w:rPr>
          <w:rFonts w:hint="eastAsia"/>
        </w:rPr>
        <w:t>1.4.1.2</w:t>
      </w:r>
      <w:r w:rsidR="00D56BAE">
        <w:rPr>
          <w:rFonts w:hint="eastAsia"/>
        </w:rPr>
        <w:t>新建活动_激活码</w:t>
      </w:r>
    </w:p>
    <w:p w14:paraId="4BC04793" w14:textId="5B8D9798" w:rsidR="00C5459F" w:rsidRPr="00EB1CA9" w:rsidRDefault="00C5459F" w:rsidP="009155F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其他活动列表页，点击“新建</w:t>
      </w:r>
      <w:r w:rsidR="00D555D7">
        <w:rPr>
          <w:rFonts w:hint="eastAsia"/>
        </w:rPr>
        <w:t>激活码</w:t>
      </w:r>
      <w:r>
        <w:rPr>
          <w:rFonts w:hint="eastAsia"/>
        </w:rPr>
        <w:t>活动”按钮，跳转至“新建</w:t>
      </w:r>
      <w:r w:rsidR="00912F93">
        <w:rPr>
          <w:rFonts w:hint="eastAsia"/>
        </w:rPr>
        <w:t>激活码</w:t>
      </w:r>
      <w:r>
        <w:rPr>
          <w:rFonts w:hint="eastAsia"/>
        </w:rPr>
        <w:t>活动”页</w:t>
      </w:r>
    </w:p>
    <w:p w14:paraId="4FBAC910" w14:textId="1728BD98" w:rsidR="00C5459F" w:rsidRDefault="00817FF4" w:rsidP="0015728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0FE25DF" wp14:editId="00FF9197">
            <wp:extent cx="5486400" cy="24498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D2D87" w:rsidRPr="00E91BB4" w14:paraId="5D6756BC" w14:textId="77777777" w:rsidTr="000E07F3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4575C1" w14:textId="77777777" w:rsidR="00BD2D87" w:rsidRDefault="00BD2D87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C35BC8" w14:textId="77777777" w:rsidR="00BD2D87" w:rsidRPr="00E91BB4" w:rsidRDefault="00BD2D87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4EC5C" w14:textId="77777777" w:rsidR="00BD2D87" w:rsidRPr="00E91BB4" w:rsidRDefault="00BD2D87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C640F" w14:textId="77777777" w:rsidR="00BD2D87" w:rsidRPr="00E91BB4" w:rsidRDefault="00BD2D87" w:rsidP="000E07F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D2D87" w:rsidRPr="00E91BB4" w14:paraId="21D7E104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77487B" w14:textId="77777777" w:rsidR="00BD2D87" w:rsidRPr="008B3FEB" w:rsidRDefault="00BD2D87" w:rsidP="000E07F3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B247CE2" w14:textId="4E377212" w:rsidR="00BD2D87" w:rsidRPr="00E91BB4" w:rsidRDefault="00BD2D87" w:rsidP="00C72AD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</w:t>
            </w:r>
            <w:r w:rsidR="00C72AD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</w:t>
            </w:r>
            <w:proofErr w:type="gramStart"/>
            <w:r w:rsidR="00C72AD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proofErr w:type="gramEnd"/>
          </w:p>
        </w:tc>
      </w:tr>
      <w:tr w:rsidR="00BD2D87" w:rsidRPr="00E91BB4" w14:paraId="300D86EA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E0140B" w14:textId="77777777" w:rsidR="00BD2D87" w:rsidRPr="00B37BDA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6DCFAD" w14:textId="284874F1" w:rsidR="00BD2D87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C4E60E" w14:textId="7EBAF848" w:rsidR="00BD2D87" w:rsidRDefault="009518FF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A68E84E" w14:textId="77777777" w:rsidR="00BD2D87" w:rsidRDefault="0098777E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54BD0802" w14:textId="72E90A97" w:rsidR="0098777E" w:rsidRPr="0098777E" w:rsidRDefault="0098777E" w:rsidP="009155FA">
            <w:pPr>
              <w:pStyle w:val="a5"/>
              <w:widowControl/>
              <w:numPr>
                <w:ilvl w:val="0"/>
                <w:numId w:val="5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8777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校验活动名称、活动有效期、关联红包名称、激活码总数 不能为空；如为空则提示“标题+不能为空！”例如：红包名称不能为空</w:t>
            </w:r>
          </w:p>
          <w:p w14:paraId="32A6F063" w14:textId="77777777" w:rsidR="0098777E" w:rsidRDefault="003C687F" w:rsidP="009155FA">
            <w:pPr>
              <w:pStyle w:val="a5"/>
              <w:widowControl/>
              <w:numPr>
                <w:ilvl w:val="0"/>
                <w:numId w:val="5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校验激活码总数不能小于红包总数</w:t>
            </w:r>
            <w:r w:rsidR="00CC70F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，如小于错误提示：激活码总数大于红包总数！</w:t>
            </w:r>
          </w:p>
          <w:p w14:paraId="2E1328B6" w14:textId="088340B3" w:rsidR="00CC70F8" w:rsidRPr="0098777E" w:rsidRDefault="009E4F5F" w:rsidP="009155FA">
            <w:pPr>
              <w:pStyle w:val="a5"/>
              <w:widowControl/>
              <w:numPr>
                <w:ilvl w:val="0"/>
                <w:numId w:val="5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保存新建活动填入数据</w:t>
            </w:r>
          </w:p>
        </w:tc>
      </w:tr>
      <w:tr w:rsidR="00BD2D87" w:rsidRPr="00E91BB4" w14:paraId="06B51D16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1FD8CB6" w14:textId="77777777" w:rsidR="00BD2D87" w:rsidRPr="00B37BDA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0BE374" w14:textId="65D3E996" w:rsidR="00BD2D87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21C1F7" w14:textId="50A54AE7" w:rsidR="00BD2D87" w:rsidRDefault="00646ECF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1AFEFD" w14:textId="5786C4C9" w:rsidR="00BD2D87" w:rsidRDefault="00544609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点击“取消”按钮，放弃本次操作，页面跳转至其他活动管理列表页</w:t>
            </w:r>
          </w:p>
        </w:tc>
      </w:tr>
      <w:tr w:rsidR="00BD2D87" w:rsidRPr="00E91BB4" w14:paraId="0B128FB6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D297B0E" w14:textId="77777777" w:rsidR="00BD2D87" w:rsidRPr="008B3FEB" w:rsidRDefault="00BD2D87" w:rsidP="000E07F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62AC6A" w14:textId="33BF5DCF" w:rsidR="00BD2D87" w:rsidRPr="005513B3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5E528C" w14:textId="77777777" w:rsidR="00BD2D87" w:rsidRDefault="00544609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48D2D24" w14:textId="7C2F48E2" w:rsidR="00501E12" w:rsidRDefault="00501E12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最大输入汉字</w:t>
            </w:r>
            <w:r w:rsidR="003107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20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83DF19" w14:textId="0E6BB96D" w:rsidR="00BD2D87" w:rsidRPr="00CD19B0" w:rsidRDefault="00BD2D87" w:rsidP="00CD19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D2D87" w:rsidRPr="00E91BB4" w14:paraId="01001303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21FF37C" w14:textId="77777777" w:rsidR="00BD2D87" w:rsidRPr="008B3FEB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CCC8FD" w14:textId="474C6CF6" w:rsidR="00BD2D87" w:rsidRPr="00B81132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D3D57B" w14:textId="77777777" w:rsidR="00BD2D87" w:rsidRDefault="00501E12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时间范围</w:t>
            </w:r>
          </w:p>
          <w:p w14:paraId="02586D4D" w14:textId="4EE992AA" w:rsidR="00501E12" w:rsidRPr="002756E7" w:rsidRDefault="00501E12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点击弹出时间选择框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65E49D" w14:textId="77777777" w:rsidR="00BD2D87" w:rsidRPr="006523A6" w:rsidRDefault="00BD2D87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D2D87" w:rsidRPr="00E91BB4" w14:paraId="661567CF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E61880" w14:textId="77777777" w:rsidR="00BD2D87" w:rsidRPr="008B3FEB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46F277" w14:textId="0317A4C7" w:rsidR="00BD2D87" w:rsidRPr="00EE5CDC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41A567" w14:textId="77777777" w:rsidR="00BD2D87" w:rsidRDefault="00A60222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下来列表框</w:t>
            </w:r>
          </w:p>
          <w:p w14:paraId="5508311E" w14:textId="51860B29" w:rsidR="00A60222" w:rsidRPr="00E9789A" w:rsidRDefault="00A60222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默认选中第一条关联红包名称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3EC651" w14:textId="602AF8A7" w:rsidR="00F64E93" w:rsidRDefault="00A60222" w:rsidP="000E07F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关联红包排序规则</w:t>
            </w:r>
            <w:r w:rsidR="00F64E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：添加时间倒叙</w:t>
            </w:r>
          </w:p>
          <w:p w14:paraId="1A0F060C" w14:textId="14A4F35A" w:rsidR="00F64E93" w:rsidRDefault="00F64E93" w:rsidP="000E07F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关联红包符合条件：</w:t>
            </w:r>
          </w:p>
          <w:p w14:paraId="0FD30744" w14:textId="2DCA855C" w:rsidR="00F64E93" w:rsidRPr="00F64E93" w:rsidRDefault="00F64E93" w:rsidP="009155FA">
            <w:pPr>
              <w:pStyle w:val="a5"/>
              <w:numPr>
                <w:ilvl w:val="0"/>
                <w:numId w:val="5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64E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是否关联活动属性为“否”</w:t>
            </w:r>
          </w:p>
          <w:p w14:paraId="3651401D" w14:textId="7DAC53EE" w:rsidR="00F64E93" w:rsidRPr="00F64E93" w:rsidRDefault="000C67AF" w:rsidP="009155FA">
            <w:pPr>
              <w:pStyle w:val="a5"/>
              <w:numPr>
                <w:ilvl w:val="0"/>
                <w:numId w:val="5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且红包时间属性为“时间区间2”。</w:t>
            </w:r>
          </w:p>
        </w:tc>
      </w:tr>
      <w:tr w:rsidR="00BD2D87" w:rsidRPr="00E91BB4" w14:paraId="17DCDEB9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E3C50C8" w14:textId="77777777" w:rsidR="00BD2D87" w:rsidRPr="008B3FEB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F3E7AA" w14:textId="089979C0" w:rsidR="00BD2D87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激活码总数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B17AD4" w14:textId="77777777" w:rsidR="00BD2D87" w:rsidRDefault="00601B15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  <w:p w14:paraId="0A0B4AE4" w14:textId="75C1DEA5" w:rsidR="00F334F0" w:rsidRPr="00E9789A" w:rsidRDefault="00F334F0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正整数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15F69" w14:textId="77777777" w:rsidR="00BD2D87" w:rsidRDefault="006C4B1A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激活码总数不得超过2000个</w:t>
            </w:r>
          </w:p>
          <w:p w14:paraId="20848B33" w14:textId="2C14A1AF" w:rsidR="00683EAA" w:rsidRPr="00076574" w:rsidRDefault="00683EAA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激活码生成规则：12位字母大小写数字组合</w:t>
            </w:r>
          </w:p>
        </w:tc>
      </w:tr>
      <w:tr w:rsidR="00BD2D87" w:rsidRPr="00E91BB4" w14:paraId="73F8E6FE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5925B8" w14:textId="77777777" w:rsidR="00BD2D87" w:rsidRPr="008B3FEB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08B465" w14:textId="11AA6E6C" w:rsidR="00BD2D87" w:rsidRDefault="00BC2C88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2C0A19" w14:textId="77777777" w:rsidR="00BD2D87" w:rsidRDefault="00DD79C6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977E486" w14:textId="0E682212" w:rsidR="00B01715" w:rsidRDefault="00B01715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最大输入值</w:t>
            </w:r>
            <w:r w:rsidR="003107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86A872" w14:textId="2516A5A5" w:rsidR="00BD2D87" w:rsidRPr="005C1393" w:rsidRDefault="00BD2D87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5D66708E" w14:textId="77777777" w:rsidR="00BD2D87" w:rsidRPr="00BD2D87" w:rsidRDefault="00BD2D87" w:rsidP="00157284">
      <w:pPr>
        <w:rPr>
          <w:rFonts w:ascii="微软雅黑" w:eastAsia="微软雅黑" w:hAnsi="微软雅黑"/>
        </w:rPr>
      </w:pPr>
    </w:p>
    <w:p w14:paraId="767E2566" w14:textId="37B3E814" w:rsidR="000F76BB" w:rsidRDefault="00E92527" w:rsidP="009155FA">
      <w:pPr>
        <w:pStyle w:val="3"/>
        <w:numPr>
          <w:ilvl w:val="2"/>
          <w:numId w:val="50"/>
        </w:numPr>
      </w:pPr>
      <w:bookmarkStart w:id="20" w:name="_Toc516220333"/>
      <w:r>
        <w:rPr>
          <w:rFonts w:hint="eastAsia"/>
        </w:rPr>
        <w:lastRenderedPageBreak/>
        <w:t>管理活动</w:t>
      </w:r>
      <w:bookmarkEnd w:id="20"/>
    </w:p>
    <w:p w14:paraId="30228779" w14:textId="053DCD76" w:rsidR="00402DB5" w:rsidRPr="00402DB5" w:rsidRDefault="00C71E42" w:rsidP="00952425">
      <w:r>
        <w:rPr>
          <w:noProof/>
        </w:rPr>
        <w:drawing>
          <wp:inline distT="0" distB="0" distL="0" distR="0" wp14:anchorId="2EFFD700" wp14:editId="27E7D825">
            <wp:extent cx="5486400" cy="49980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524"/>
        <w:gridCol w:w="1843"/>
        <w:gridCol w:w="1656"/>
        <w:gridCol w:w="5140"/>
      </w:tblGrid>
      <w:tr w:rsidR="00AB6EB3" w:rsidRPr="00E91BB4" w14:paraId="07F256CD" w14:textId="77777777" w:rsidTr="000E07F3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B44A60" w14:textId="77777777" w:rsidR="00AB6EB3" w:rsidRDefault="00AB6EB3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5FECC" w14:textId="77777777" w:rsidR="00AB6EB3" w:rsidRPr="00E91BB4" w:rsidRDefault="00AB6EB3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C9B3F" w14:textId="77777777" w:rsidR="00AB6EB3" w:rsidRPr="00E91BB4" w:rsidRDefault="00AB6EB3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BC9023" w14:textId="77777777" w:rsidR="00AB6EB3" w:rsidRPr="00E91BB4" w:rsidRDefault="00AB6EB3" w:rsidP="000E07F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B6EB3" w:rsidRPr="00E91BB4" w14:paraId="26FBF652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6F89FE8" w14:textId="77777777" w:rsidR="00AB6EB3" w:rsidRPr="008B3FEB" w:rsidRDefault="00AB6EB3" w:rsidP="000E07F3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1B7248" w14:textId="7690CA02" w:rsidR="00AB6EB3" w:rsidRPr="00E91BB4" w:rsidRDefault="0060787F" w:rsidP="006078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活动筛选</w:t>
            </w:r>
          </w:p>
        </w:tc>
      </w:tr>
      <w:tr w:rsidR="00AB6EB3" w:rsidRPr="00E91BB4" w14:paraId="51B04536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B256A2D" w14:textId="77777777" w:rsidR="00AB6EB3" w:rsidRPr="00B37BDA" w:rsidRDefault="00AB6EB3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6717A3" w14:textId="65C2CEA7" w:rsidR="00AB6EB3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新建自动触发活动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02B981" w14:textId="2ADA22E1" w:rsidR="00AB6EB3" w:rsidRDefault="00946D44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1397B7" w14:textId="57FD0E92" w:rsidR="00AB6EB3" w:rsidRPr="00455246" w:rsidRDefault="00361B28" w:rsidP="00361B2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点击按钮，页面跳转至“新建自动触发活动”</w:t>
            </w:r>
            <w:r w:rsidR="00D117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页。见1.4.1.1</w:t>
            </w:r>
          </w:p>
        </w:tc>
      </w:tr>
      <w:tr w:rsidR="00AB6EB3" w:rsidRPr="00E91BB4" w14:paraId="2EC4B8A0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25BFAA9" w14:textId="77777777" w:rsidR="00AB6EB3" w:rsidRPr="00B37BDA" w:rsidRDefault="00AB6EB3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AC21A0" w14:textId="52F65A09" w:rsidR="00AB6EB3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新建激活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码活动</w:t>
            </w:r>
            <w:proofErr w:type="gramEnd"/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92D742" w14:textId="0D78E463" w:rsidR="00AB6EB3" w:rsidRDefault="00946D44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58DA8B" w14:textId="2B5655D0" w:rsidR="00AB6EB3" w:rsidRDefault="00F56E66" w:rsidP="00F56E6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点击按钮，页面跳转至“新建激活码活动”页。见1.4.1.2</w:t>
            </w:r>
          </w:p>
        </w:tc>
      </w:tr>
      <w:tr w:rsidR="0089513C" w:rsidRPr="00E91BB4" w14:paraId="33DB3FFA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5855824" w14:textId="77777777" w:rsidR="0089513C" w:rsidRPr="00B37BDA" w:rsidRDefault="008951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930B3C" w14:textId="7D32396D" w:rsidR="0089513C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22D271" w14:textId="00B45F2A" w:rsidR="0089513C" w:rsidRDefault="00D64287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04A506" w14:textId="77777777" w:rsidR="0089513C" w:rsidRDefault="00D64287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默认列表显示所有活动</w:t>
            </w:r>
          </w:p>
          <w:p w14:paraId="15F00422" w14:textId="7FDDE5AD" w:rsidR="00582D92" w:rsidRDefault="00582D92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点击查询按钮，搜索符合搜索条件活动，并在列表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</w:t>
            </w:r>
            <w:r w:rsidR="00296E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proofErr w:type="gramEnd"/>
          </w:p>
        </w:tc>
      </w:tr>
      <w:tr w:rsidR="00AB6EB3" w:rsidRPr="00E91BB4" w14:paraId="1389F6F7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BEB9975" w14:textId="77777777" w:rsidR="00AB6EB3" w:rsidRPr="008B3FEB" w:rsidRDefault="00AB6EB3" w:rsidP="000E07F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6AF459" w14:textId="35A7BB39" w:rsidR="00AB6EB3" w:rsidRPr="005513B3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D1371C" w14:textId="77777777" w:rsidR="00AB6EB3" w:rsidRDefault="00121839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562D87D9" w14:textId="0747DEF8" w:rsidR="009107B3" w:rsidRDefault="009107B3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内容：请选择、自动触发</w:t>
            </w:r>
            <w:r w:rsidR="00314E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、激活码</w:t>
            </w:r>
            <w:r w:rsidR="009168C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</w:p>
          <w:p w14:paraId="369D5A85" w14:textId="350D316A" w:rsidR="009107B3" w:rsidRDefault="009107B3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375379" w14:textId="13B2310B" w:rsidR="00AB6EB3" w:rsidRPr="009B17D2" w:rsidRDefault="00AB6EB3" w:rsidP="009B17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AB6EB3" w:rsidRPr="00E91BB4" w14:paraId="322713D0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D42970" w14:textId="77777777" w:rsidR="00AB6EB3" w:rsidRPr="008B3FEB" w:rsidRDefault="00AB6EB3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468103" w14:textId="1760ABFA" w:rsidR="00AB6EB3" w:rsidRPr="00B81132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E2E0A3" w14:textId="77777777" w:rsidR="00AB6EB3" w:rsidRDefault="000F0D44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20EA461" w14:textId="313F97C2" w:rsidR="00D4300D" w:rsidRPr="002756E7" w:rsidRDefault="00D4300D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最多输入20个汉字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C51798" w14:textId="77777777" w:rsidR="00AB6EB3" w:rsidRPr="006523A6" w:rsidRDefault="00AB6EB3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89513C" w:rsidRPr="00E91BB4" w14:paraId="73DDA30B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11DEB18" w14:textId="77777777" w:rsidR="0089513C" w:rsidRPr="008B3FEB" w:rsidRDefault="008951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D0D456" w14:textId="7929DA09" w:rsidR="0089513C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EA4CA" w14:textId="77777777" w:rsidR="0089513C" w:rsidRDefault="004761E8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下拉列表框</w:t>
            </w:r>
          </w:p>
          <w:p w14:paraId="4DBB329F" w14:textId="77777777" w:rsidR="004761E8" w:rsidRDefault="004761E8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内容：请选择、新增、启用、禁用</w:t>
            </w:r>
          </w:p>
          <w:p w14:paraId="7D6E87D5" w14:textId="1481F585" w:rsidR="004761E8" w:rsidRPr="004761E8" w:rsidRDefault="004761E8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07FBA1" w14:textId="77777777" w:rsidR="0089513C" w:rsidRDefault="00CC5211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: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新建活动状态为“新增”；</w:t>
            </w:r>
          </w:p>
          <w:p w14:paraId="55794F11" w14:textId="77777777" w:rsidR="00CC5211" w:rsidRDefault="00CC5211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点击“启用”活动，活动状态变更为“启用”；</w:t>
            </w:r>
          </w:p>
          <w:p w14:paraId="145DF71C" w14:textId="78C30327" w:rsidR="00CC5211" w:rsidRPr="00CC5211" w:rsidRDefault="00CC5211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点击“禁用”，活动状态变更为“禁用”</w:t>
            </w:r>
          </w:p>
        </w:tc>
      </w:tr>
      <w:tr w:rsidR="003C6510" w:rsidRPr="00E91BB4" w14:paraId="7131890D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8454222" w14:textId="77777777" w:rsidR="003C6510" w:rsidRPr="008B3FEB" w:rsidRDefault="003C6510" w:rsidP="003C6510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06E96C" w14:textId="377A5A78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ED77C5" w14:textId="77777777" w:rsidR="003C6510" w:rsidRDefault="003C6510" w:rsidP="003C6510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38358A42" w14:textId="1018BA07" w:rsidR="003C6510" w:rsidRPr="002756E7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点击输入框，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弹层时间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A562F4" w14:textId="77777777" w:rsidR="003C6510" w:rsidRDefault="003C6510" w:rsidP="003C651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规则：</w:t>
            </w:r>
          </w:p>
          <w:p w14:paraId="26D1FE43" w14:textId="188157E0" w:rsidR="003C6510" w:rsidRPr="00562F70" w:rsidRDefault="00562F70" w:rsidP="00562F7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1.</w:t>
            </w:r>
            <w:r w:rsidR="003C6510" w:rsidRPr="00562F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 大于等于搜索条件“启用时间”起始时间，小于搜索条件结束时间。</w:t>
            </w:r>
          </w:p>
          <w:p w14:paraId="61141F16" w14:textId="57583CEE" w:rsidR="003C6510" w:rsidRPr="00562F70" w:rsidRDefault="00562F70" w:rsidP="00562F7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</w:t>
            </w:r>
            <w:r w:rsidR="003C6510" w:rsidRPr="00562F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当搜索条件 起始时间为空时，则搜索结束时间前所有活动。</w:t>
            </w:r>
          </w:p>
          <w:p w14:paraId="7905DE64" w14:textId="5BF98B86" w:rsidR="003C6510" w:rsidRPr="006523A6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搜索条件结束时间为空，则搜索开始时间至当前时间所有活动</w:t>
            </w:r>
          </w:p>
        </w:tc>
      </w:tr>
      <w:tr w:rsidR="003C6510" w:rsidRPr="00E91BB4" w14:paraId="43F33ECA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DB89418" w14:textId="77777777" w:rsidR="003C6510" w:rsidRPr="008B3FEB" w:rsidRDefault="003C6510" w:rsidP="003C6510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164C23" w14:textId="0051A07E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86BDA4" w14:textId="77777777" w:rsidR="003C6510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日期区间</w:t>
            </w:r>
          </w:p>
          <w:p w14:paraId="1B73B861" w14:textId="0A261B71" w:rsidR="003C6510" w:rsidRPr="002756E7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点击输入框，弹出日期选择控件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F77E43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活动有效期：</w:t>
            </w:r>
          </w:p>
          <w:p w14:paraId="1BB3C3BB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1、当有效期起始时间为空时，则搜索有效期截止时间之前所有符合条件活动</w:t>
            </w:r>
          </w:p>
          <w:p w14:paraId="5A68AC48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2、当有效期截止时间为空时，则搜索起始时间至当前时间所有符合条件活动</w:t>
            </w:r>
          </w:p>
          <w:p w14:paraId="417516AA" w14:textId="7CA62DB4" w:rsidR="003C6510" w:rsidRPr="006523A6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3、筛选活动起始时间在此搜索条件“活动有效期”内活动，大于等于活动有效期起始日期，小于活动有效期结日期。即：如活动仅有一天在搜索条件有效期范围内，则也符合搜索条件。</w:t>
            </w:r>
          </w:p>
        </w:tc>
      </w:tr>
      <w:tr w:rsidR="00E40E19" w:rsidRPr="00E91BB4" w14:paraId="0EEAC6AD" w14:textId="77777777" w:rsidTr="00926787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02FD421" w14:textId="77777777" w:rsidR="00E40E19" w:rsidRPr="008B3FEB" w:rsidRDefault="00E40E19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612C3C" w14:textId="6E4B78A0" w:rsidR="00E40E19" w:rsidRPr="001E385D" w:rsidRDefault="00E40E19" w:rsidP="00E40E19">
            <w:pPr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活动列表</w:t>
            </w:r>
          </w:p>
        </w:tc>
      </w:tr>
      <w:tr w:rsidR="001A323C" w:rsidRPr="00E91BB4" w14:paraId="7E99D655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5ACE3A6" w14:textId="77777777" w:rsidR="001A323C" w:rsidRPr="008B3FEB" w:rsidRDefault="001A32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A62A2C" w14:textId="699AA23C" w:rsidR="001A323C" w:rsidRDefault="001A32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ACD624" w14:textId="266A5376" w:rsidR="001A323C" w:rsidRPr="00E9789A" w:rsidRDefault="005033EC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58D8A2" w14:textId="77777777" w:rsidR="001A323C" w:rsidRDefault="00DA3B1A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即新建活动方式</w:t>
            </w:r>
            <w:r w:rsidR="002341E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  <w:p w14:paraId="61C07661" w14:textId="2F8A584E" w:rsidR="002341E6" w:rsidRDefault="002341E6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1.新建自动触发活动，则活动方式为“自动触发活动”</w:t>
            </w:r>
          </w:p>
          <w:p w14:paraId="729FFC2A" w14:textId="3E9519DF" w:rsidR="002341E6" w:rsidRPr="00F729D7" w:rsidRDefault="00F729D7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2.新建激活码活动，则活动方式为“激活码活动”</w:t>
            </w:r>
          </w:p>
        </w:tc>
      </w:tr>
      <w:tr w:rsidR="00671968" w:rsidRPr="00E91BB4" w14:paraId="27173B18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707281F" w14:textId="77777777" w:rsidR="00671968" w:rsidRPr="008B3FEB" w:rsidRDefault="00671968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9B0B98" w14:textId="389B58C2" w:rsidR="00671968" w:rsidRDefault="00671968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9B89AE" w14:textId="77777777" w:rsidR="00671968" w:rsidRDefault="00671968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6F18BA5B" w14:textId="68FD96C6" w:rsidR="00671968" w:rsidRDefault="00671968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B223E1" w14:textId="10AC55F6" w:rsidR="00671968" w:rsidRDefault="00866088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鼠标移动至“活动名称”时，title显示活动备注</w:t>
            </w:r>
          </w:p>
        </w:tc>
      </w:tr>
      <w:tr w:rsidR="001A323C" w:rsidRPr="00E91BB4" w14:paraId="64416DC5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92B89" w14:textId="77777777" w:rsidR="001A323C" w:rsidRPr="008B3FEB" w:rsidRDefault="001A32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67E93C" w14:textId="263A5B43" w:rsidR="001A323C" w:rsidRDefault="001A32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6B5AB2" w14:textId="3D807C50" w:rsidR="001A323C" w:rsidRPr="00E9789A" w:rsidRDefault="00EC793C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83257A" w14:textId="77777777" w:rsidR="001A323C" w:rsidRPr="00076574" w:rsidRDefault="001A323C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1A323C" w:rsidRPr="00E91BB4" w14:paraId="790A5FF1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2ADF587" w14:textId="77777777" w:rsidR="001A323C" w:rsidRPr="008B3FEB" w:rsidRDefault="001A32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B10C98" w14:textId="1CB5104C" w:rsidR="001A323C" w:rsidRDefault="001A32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3A0497" w14:textId="77777777" w:rsidR="001A323C" w:rsidRDefault="002A1957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713CE0CF" w14:textId="5FCEF237" w:rsidR="00F37375" w:rsidRPr="00E9789A" w:rsidRDefault="00F37375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EBC034" w14:textId="77777777" w:rsidR="001A323C" w:rsidRDefault="003953BF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点击红包名称，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关联红包详细信息</w:t>
            </w:r>
          </w:p>
          <w:p w14:paraId="10722DB9" w14:textId="2826CA02" w:rsidR="005F5110" w:rsidRDefault="005F5110" w:rsidP="000E07F3">
            <w:pPr>
              <w:pStyle w:val="a5"/>
              <w:widowControl/>
              <w:ind w:left="360" w:firstLineChars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208890" wp14:editId="4223F459">
                  <wp:extent cx="2898242" cy="1282889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250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7F53E" w14:textId="77777777" w:rsidR="005F5110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关联红包详情内容包括：</w:t>
            </w:r>
          </w:p>
          <w:p w14:paraId="2E2C4BDD" w14:textId="77777777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红包名称、</w:t>
            </w:r>
          </w:p>
          <w:p w14:paraId="330602FA" w14:textId="67D7140F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有效期：即红包有效</w:t>
            </w:r>
          </w:p>
          <w:p w14:paraId="4129732B" w14:textId="77777777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新建日期：即红包创建日期</w:t>
            </w:r>
          </w:p>
          <w:p w14:paraId="01CE14B6" w14:textId="77777777" w:rsidR="00D84007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指定产品：“查看列表”且可点击，点击显示指定产品列表，如产品为空，则产品列表为空。</w:t>
            </w:r>
          </w:p>
          <w:p w14:paraId="0404CEF9" w14:textId="77777777" w:rsidR="00D84007" w:rsidRDefault="00D84007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红包金额：即单个红包金额</w:t>
            </w:r>
          </w:p>
          <w:p w14:paraId="4B895CFA" w14:textId="77777777" w:rsidR="00D84007" w:rsidRDefault="00D84007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使用条件：即红包使用条件</w:t>
            </w:r>
          </w:p>
          <w:p w14:paraId="47894AE0" w14:textId="468BC730" w:rsidR="00596B5E" w:rsidRPr="00596B5E" w:rsidRDefault="00D84007" w:rsidP="00A6062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已使用：即当前红包</w:t>
            </w:r>
            <w:r w:rsidR="00640BA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已付款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</w:t>
            </w:r>
            <w:r w:rsidR="00A606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使用个数</w:t>
            </w:r>
            <w:r w:rsidR="00CB71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596B5E" w:rsidRPr="00596B5E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</w:tr>
      <w:tr w:rsidR="006C68C0" w:rsidRPr="00E91BB4" w14:paraId="0C9028A9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662E4A" w14:textId="77777777" w:rsidR="006C68C0" w:rsidRPr="008B3FEB" w:rsidRDefault="006C68C0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0A9139" w14:textId="79436C1B" w:rsidR="006C68C0" w:rsidRDefault="006C68C0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启用/禁用时间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1DDFF" w14:textId="25700D37" w:rsidR="006C68C0" w:rsidRDefault="004266F6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6419BF" w14:textId="77777777" w:rsidR="006C68C0" w:rsidRDefault="00855911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记录活动最后一次操作时间</w:t>
            </w:r>
          </w:p>
          <w:p w14:paraId="081A92B5" w14:textId="77777777" w:rsidR="00855911" w:rsidRDefault="00855911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默认为“新建活动”时间</w:t>
            </w:r>
          </w:p>
          <w:p w14:paraId="2F8EE36E" w14:textId="77777777" w:rsidR="00855911" w:rsidRDefault="00855911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点击“启用”按钮，即活动启用时间</w:t>
            </w:r>
          </w:p>
          <w:p w14:paraId="1B5E5283" w14:textId="53A03DA1" w:rsidR="00855911" w:rsidRPr="00855911" w:rsidRDefault="00855911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点击“禁用”后，即活动禁用时间</w:t>
            </w:r>
          </w:p>
        </w:tc>
      </w:tr>
      <w:tr w:rsidR="00CD672F" w:rsidRPr="00E91BB4" w14:paraId="666981C8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919A263" w14:textId="77777777" w:rsidR="00CD672F" w:rsidRPr="008B3FEB" w:rsidRDefault="00CD672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77683C" w14:textId="668E5CE2" w:rsidR="00CD672F" w:rsidRDefault="00130076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E6AF73" w14:textId="1903714E" w:rsidR="00CD672F" w:rsidRPr="00E9789A" w:rsidRDefault="00EA6D01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E5869A" w14:textId="139B8F69" w:rsidR="00CD672F" w:rsidRPr="009E26C4" w:rsidRDefault="009E26C4" w:rsidP="007778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新建活动状态为“新增”、启用后</w:t>
            </w:r>
            <w:r w:rsidR="007778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为“启用”、禁用后为“禁用”</w:t>
            </w:r>
          </w:p>
        </w:tc>
      </w:tr>
      <w:tr w:rsidR="00AB6EB3" w:rsidRPr="00E91BB4" w14:paraId="4AF56E3D" w14:textId="77777777" w:rsidTr="0078285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5C004F18" w14:textId="77777777" w:rsidR="00AB6EB3" w:rsidRPr="008B3FEB" w:rsidRDefault="00AB6EB3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12E73AD7" w14:textId="060B1FC4" w:rsidR="00AB6EB3" w:rsidRDefault="00130076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24230CFB" w14:textId="77777777" w:rsidR="00AB6EB3" w:rsidRDefault="004B4D17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7ADA1619" w14:textId="24311EE3" w:rsidR="00E46655" w:rsidRDefault="00E46655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不同活动方式操作按钮不同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3F6EF679" w14:textId="77777777" w:rsidR="002418B3" w:rsidRDefault="0075734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自动触发红包</w:t>
            </w:r>
          </w:p>
          <w:p w14:paraId="47CF46E0" w14:textId="2C5B4B78" w:rsidR="00AB6EB3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新增状态操作：</w:t>
            </w:r>
            <w:r w:rsidR="00D0455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启用、编辑</w:t>
            </w:r>
          </w:p>
          <w:p w14:paraId="718CCBAC" w14:textId="77777777" w:rsidR="0065450E" w:rsidRDefault="0008534B" w:rsidP="00664095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r w:rsidR="00A23F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“启用”</w:t>
            </w:r>
            <w:r w:rsidR="004614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  <w:p w14:paraId="245701ED" w14:textId="77777777" w:rsidR="0065450E" w:rsidRDefault="00461480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即自动触发活动有效，</w:t>
            </w:r>
            <w:r w:rsidR="00ED03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当且仅当自动触发活动状态为“启用”时，符合触发条件客户</w:t>
            </w:r>
            <w:r w:rsidR="004D4C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账户</w:t>
            </w:r>
            <w:r w:rsidR="00ED03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可生成红包</w:t>
            </w:r>
            <w:r w:rsidR="004D4C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2B166C73" w14:textId="77777777" w:rsidR="0065450E" w:rsidRDefault="00664095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修改活动状态为“启用”；</w:t>
            </w:r>
          </w:p>
          <w:p w14:paraId="5725A49B" w14:textId="164B422F" w:rsidR="00664095" w:rsidRPr="00664095" w:rsidRDefault="00044677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7313A13D" w14:textId="77777777" w:rsidR="00157918" w:rsidRDefault="00A3292E" w:rsidP="0078285B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点击“编辑”：</w:t>
            </w:r>
          </w:p>
          <w:p w14:paraId="473B7AB8" w14:textId="77777777" w:rsidR="00157918" w:rsidRDefault="00A3292E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活动所有已填写内容均可编辑。</w:t>
            </w:r>
          </w:p>
          <w:p w14:paraId="14F120C0" w14:textId="4FDFB28B" w:rsidR="00A3292E" w:rsidRPr="00A3292E" w:rsidRDefault="002619AA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编辑页读取显示已填写内容。</w:t>
            </w:r>
          </w:p>
          <w:p w14:paraId="08EBE53D" w14:textId="4A30956C" w:rsidR="0078285B" w:rsidRPr="00BA7FAA" w:rsidRDefault="0078285B" w:rsidP="00BA7FAA">
            <w:pPr>
              <w:widowControl/>
              <w:ind w:firstLineChars="50" w:firstLine="10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BA7FA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启用状态操作：</w:t>
            </w:r>
            <w:r w:rsidR="007C383D" w:rsidRPr="00BA7FA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</w:t>
            </w:r>
          </w:p>
          <w:p w14:paraId="4D4E7D31" w14:textId="097AEA00" w:rsidR="00664095" w:rsidRDefault="00CD02FC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</w:t>
            </w:r>
            <w:r w:rsidR="00AB085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状态为“禁用”</w:t>
            </w:r>
            <w:r w:rsidR="003968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即自动触发活动失效，</w:t>
            </w:r>
            <w:proofErr w:type="gramStart"/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</w:t>
            </w:r>
            <w:proofErr w:type="gramEnd"/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可用。</w:t>
            </w:r>
          </w:p>
          <w:p w14:paraId="389FFAA5" w14:textId="40FD59A6" w:rsidR="0013543F" w:rsidRDefault="0013543F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4F384B1E" w14:textId="45FE58EA" w:rsidR="0078285B" w:rsidRPr="00045817" w:rsidRDefault="0078285B" w:rsidP="000458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0458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禁用状态操作</w:t>
            </w:r>
            <w:r w:rsidR="00B53AF2" w:rsidRPr="000458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876441" w:rsidRPr="000458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启用、</w:t>
            </w:r>
          </w:p>
          <w:p w14:paraId="1E5658D1" w14:textId="5B29D764" w:rsidR="0084464C" w:rsidRDefault="0084464C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启用：</w:t>
            </w:r>
            <w:r w:rsidR="005A0A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  <w:p w14:paraId="2C9CF9AA" w14:textId="5736CED7" w:rsidR="005F3C7C" w:rsidRDefault="005F3C7C" w:rsidP="005A0AB6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备注：禁用状态活动不可编辑。</w:t>
            </w:r>
          </w:p>
          <w:p w14:paraId="4126934D" w14:textId="65D8A063" w:rsidR="00981026" w:rsidRPr="005A0AB6" w:rsidRDefault="00981026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4CC35A1F" w14:textId="77777777" w:rsidR="00CB1736" w:rsidRPr="00982B5F" w:rsidRDefault="002C2DC3" w:rsidP="00982B5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82B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激活码红包</w:t>
            </w:r>
          </w:p>
          <w:p w14:paraId="664DBA64" w14:textId="760BDABC" w:rsidR="0078285B" w:rsidRPr="00982B5F" w:rsidRDefault="0078285B" w:rsidP="00982B5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82B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新增状态操作：</w:t>
            </w:r>
            <w:r w:rsidR="008805A0" w:rsidRPr="00982B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启用，编辑</w:t>
            </w:r>
          </w:p>
          <w:p w14:paraId="4372AED1" w14:textId="77777777" w:rsidR="0065450E" w:rsidRDefault="00964058" w:rsidP="0065450E">
            <w:pPr>
              <w:pStyle w:val="a5"/>
              <w:widowControl/>
              <w:ind w:left="420" w:firstLineChars="300" w:firstLine="60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点击“启用”：</w:t>
            </w:r>
          </w:p>
          <w:p w14:paraId="58CFB00F" w14:textId="21A972DA" w:rsidR="00964058" w:rsidRDefault="0096405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修改活动状态为“启用”；记录活动启用时间</w:t>
            </w:r>
          </w:p>
          <w:p w14:paraId="217775B0" w14:textId="63071A58" w:rsidR="003B7C0C" w:rsidRDefault="003B7C0C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即当且仅当活动</w:t>
            </w:r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状态为“启用”状态</w:t>
            </w:r>
            <w:proofErr w:type="gramStart"/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激活码可兑换</w:t>
            </w:r>
            <w:proofErr w:type="gramEnd"/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为红包。</w:t>
            </w:r>
          </w:p>
          <w:p w14:paraId="2F130AA2" w14:textId="46E426F5" w:rsidR="002B7913" w:rsidRPr="00664095" w:rsidRDefault="002B7913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642B6B97" w14:textId="77777777" w:rsidR="0065450E" w:rsidRDefault="00964058" w:rsidP="00964058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点击“编辑”：</w:t>
            </w:r>
          </w:p>
          <w:p w14:paraId="1EDF32DC" w14:textId="70CB7A10" w:rsidR="00964058" w:rsidRDefault="0096405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活动所有已填写内容均可编辑。编辑页读取显示已填写内容</w:t>
            </w:r>
          </w:p>
          <w:p w14:paraId="4EF48C82" w14:textId="00152236" w:rsidR="0078285B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启用状态操作：</w:t>
            </w:r>
            <w:r w:rsidR="008E76B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禁用、下载激活码</w:t>
            </w:r>
          </w:p>
          <w:p w14:paraId="2D74058F" w14:textId="2FC98FD3" w:rsidR="00BB2063" w:rsidRDefault="00BB2063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9B683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点击“禁用”，</w:t>
            </w:r>
            <w:r w:rsidR="006145C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即激活码失效，不可兑换为红包。</w:t>
            </w:r>
          </w:p>
          <w:p w14:paraId="75B3B636" w14:textId="6453FA35" w:rsidR="00BB2063" w:rsidRDefault="00A9672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176D9C07" w14:textId="76023D87" w:rsidR="00F07C84" w:rsidRDefault="00F07C84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下载激活码</w:t>
            </w:r>
            <w:r w:rsidR="00754C2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：点击“下载激活码”，excel下载已生成激活码文件。</w:t>
            </w:r>
            <w:r w:rsidR="007434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文件名：“激活码下载_当前时间戳”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7D7EB887" w14:textId="77777777" w:rsidR="00754C2C" w:rsidRDefault="00743410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object w:dxaOrig="1551" w:dyaOrig="973" w14:anchorId="041068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85pt;height:48.65pt" o:ole="">
                  <v:imagedata r:id="rId57" o:title=""/>
                </v:shape>
                <o:OLEObject Type="Embed" ProgID="Excel.Sheet.12" ShapeID="_x0000_i1025" DrawAspect="Icon" ObjectID="_1591538249" r:id="rId58"/>
              </w:object>
            </w:r>
          </w:p>
          <w:p w14:paraId="2734B2AF" w14:textId="152FECC9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激活码文件内容包括：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实时读取激活</w:t>
            </w:r>
            <w:proofErr w:type="gramStart"/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</w:t>
            </w:r>
            <w:r w:rsidR="002517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</w:t>
            </w:r>
            <w:proofErr w:type="gramEnd"/>
            <w:r w:rsidR="002517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已激活、已使用</w:t>
            </w:r>
            <w:r w:rsidR="00E14AC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并下载。</w:t>
            </w:r>
          </w:p>
          <w:p w14:paraId="1C98C052" w14:textId="7BA73575" w:rsidR="00E61F94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激活码编号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：即生成激活码</w:t>
            </w:r>
          </w:p>
          <w:p w14:paraId="7836028A" w14:textId="028E6C91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是否已激活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：当前激活</w:t>
            </w:r>
            <w:proofErr w:type="gramStart"/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码是否</w:t>
            </w:r>
            <w:proofErr w:type="gramEnd"/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已激活</w:t>
            </w:r>
          </w:p>
          <w:p w14:paraId="3E38D33D" w14:textId="71A0C67B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是否已使用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：当前激活码对应红包是否已使用</w:t>
            </w:r>
            <w:r w:rsidR="00DE78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36A2E952" w14:textId="3B9DCD63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出借人ID</w:t>
            </w:r>
            <w:r w:rsidR="00D90F6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：激活码激活的出借人ID，如无则为空</w:t>
            </w:r>
          </w:p>
          <w:p w14:paraId="4EFF5FE6" w14:textId="77777777" w:rsidR="003B66D3" w:rsidRPr="00CE06B2" w:rsidRDefault="003B66D3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16BF2C93" w14:textId="0F421A9E" w:rsidR="0078285B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禁用状态操作</w:t>
            </w:r>
            <w:r w:rsidR="00B53AF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2418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</w:t>
            </w:r>
          </w:p>
          <w:p w14:paraId="1D827B6B" w14:textId="16577C65" w:rsidR="00E36772" w:rsidRDefault="00E36772" w:rsidP="009155FA">
            <w:pPr>
              <w:pStyle w:val="a5"/>
              <w:widowControl/>
              <w:numPr>
                <w:ilvl w:val="0"/>
                <w:numId w:val="5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启用：活动状态置为“启用”。</w:t>
            </w:r>
          </w:p>
          <w:p w14:paraId="31C57217" w14:textId="77777777" w:rsidR="00E36772" w:rsidRDefault="00E36772" w:rsidP="00E36772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备注：禁用状态活动不可编辑。</w:t>
            </w:r>
          </w:p>
          <w:p w14:paraId="1B8EA8FB" w14:textId="7311D22A" w:rsidR="001734E1" w:rsidRPr="00F90D90" w:rsidRDefault="00E36772" w:rsidP="009155FA">
            <w:pPr>
              <w:pStyle w:val="a5"/>
              <w:widowControl/>
              <w:numPr>
                <w:ilvl w:val="0"/>
                <w:numId w:val="5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</w:tc>
      </w:tr>
      <w:tr w:rsidR="0078285B" w:rsidRPr="00E91BB4" w14:paraId="3FDA7FA5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474FE79" w14:textId="0A622E8E" w:rsidR="0078285B" w:rsidRPr="008B3FEB" w:rsidRDefault="0078285B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5351C1" w14:textId="77777777" w:rsidR="0078285B" w:rsidRDefault="0078285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74453C" w14:textId="77777777" w:rsidR="0078285B" w:rsidRDefault="0078285B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90ECD5" w14:textId="77777777" w:rsidR="0078285B" w:rsidRPr="00F90D90" w:rsidRDefault="0078285B" w:rsidP="00F90D9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19FAF7EF" w14:textId="75DEE8E9" w:rsidR="000F76BB" w:rsidRPr="00AB6EB3" w:rsidRDefault="000F76BB" w:rsidP="00157284">
      <w:pPr>
        <w:rPr>
          <w:rFonts w:ascii="微软雅黑" w:eastAsia="微软雅黑" w:hAnsi="微软雅黑"/>
        </w:rPr>
      </w:pPr>
    </w:p>
    <w:sectPr w:rsidR="000F76BB" w:rsidRPr="00AB6EB3" w:rsidSect="0062578B">
      <w:headerReference w:type="default" r:id="rId59"/>
      <w:footerReference w:type="default" r:id="rId60"/>
      <w:pgSz w:w="11906" w:h="16838"/>
      <w:pgMar w:top="1440" w:right="1080" w:bottom="1440" w:left="1080" w:header="397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0DBB91" w14:textId="77777777" w:rsidR="00EB76D3" w:rsidRDefault="00EB76D3" w:rsidP="00440B95">
      <w:r>
        <w:separator/>
      </w:r>
    </w:p>
  </w:endnote>
  <w:endnote w:type="continuationSeparator" w:id="0">
    <w:p w14:paraId="536CEC6A" w14:textId="77777777" w:rsidR="00EB76D3" w:rsidRDefault="00EB76D3" w:rsidP="00440B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iti SC Light">
    <w:charset w:val="50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08D73F" w14:textId="27F7A87E" w:rsidR="0036122D" w:rsidRDefault="0036122D" w:rsidP="001116C6">
    <w:pPr>
      <w:pStyle w:val="a4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D44128">
      <w:rPr>
        <w:b/>
        <w:noProof/>
      </w:rPr>
      <w:t>2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D44128">
      <w:rPr>
        <w:b/>
        <w:noProof/>
      </w:rPr>
      <w:t>59</w:t>
    </w:r>
    <w:r>
      <w:rPr>
        <w:b/>
        <w:sz w:val="24"/>
        <w:szCs w:val="24"/>
      </w:rPr>
      <w:fldChar w:fldCharType="end"/>
    </w:r>
    <w:r>
      <w:rPr>
        <w:noProof/>
      </w:rPr>
      <w:drawing>
        <wp:anchor distT="0" distB="0" distL="114300" distR="114300" simplePos="0" relativeHeight="251668480" behindDoc="0" locked="0" layoutInCell="1" allowOverlap="1" wp14:anchorId="7F7585AB" wp14:editId="2E262FD7">
          <wp:simplePos x="0" y="0"/>
          <wp:positionH relativeFrom="column">
            <wp:posOffset>5067300</wp:posOffset>
          </wp:positionH>
          <wp:positionV relativeFrom="paragraph">
            <wp:posOffset>6350</wp:posOffset>
          </wp:positionV>
          <wp:extent cx="932815" cy="200025"/>
          <wp:effectExtent l="0" t="0" r="6985" b="3175"/>
          <wp:wrapNone/>
          <wp:docPr id="1" name="图片 0" descr="宜信LOGO与网址“宜人宜己信用中国”组合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宜信LOGO与网址“宜人宜己信用中国”组合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2815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722FBD" w14:textId="77777777" w:rsidR="00EB76D3" w:rsidRDefault="00EB76D3" w:rsidP="00440B95">
      <w:r>
        <w:separator/>
      </w:r>
    </w:p>
  </w:footnote>
  <w:footnote w:type="continuationSeparator" w:id="0">
    <w:p w14:paraId="43DF8D30" w14:textId="77777777" w:rsidR="00EB76D3" w:rsidRDefault="00EB76D3" w:rsidP="00440B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2BE041" w14:textId="700BA31A" w:rsidR="0036122D" w:rsidRDefault="0036122D">
    <w:r>
      <w:rPr>
        <w:noProof/>
      </w:rPr>
      <w:drawing>
        <wp:inline distT="0" distB="0" distL="0" distR="0" wp14:anchorId="097D129C" wp14:editId="5D26E990">
          <wp:extent cx="1724025" cy="790575"/>
          <wp:effectExtent l="0" t="0" r="9525" b="9525"/>
          <wp:docPr id="44" name="图片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2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02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582C0B48"/>
    <w:lvl w:ilvl="0">
      <w:start w:val="1"/>
      <w:numFmt w:val="decimal"/>
      <w:pStyle w:val="1"/>
      <w:suff w:val="space"/>
      <w:lvlText w:val="第%1章"/>
      <w:lvlJc w:val="left"/>
      <w:pPr>
        <w:ind w:left="326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425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852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25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993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425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425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425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425" w:firstLine="0"/>
      </w:pPr>
      <w:rPr>
        <w:rFonts w:hint="eastAsia"/>
      </w:rPr>
    </w:lvl>
  </w:abstractNum>
  <w:abstractNum w:abstractNumId="1">
    <w:nsid w:val="00CC434E"/>
    <w:multiLevelType w:val="hybridMultilevel"/>
    <w:tmpl w:val="70C48E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60244F"/>
    <w:multiLevelType w:val="hybridMultilevel"/>
    <w:tmpl w:val="D628367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9245F70"/>
    <w:multiLevelType w:val="hybridMultilevel"/>
    <w:tmpl w:val="3F94A446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7902B7"/>
    <w:multiLevelType w:val="hybridMultilevel"/>
    <w:tmpl w:val="90245D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E254949"/>
    <w:multiLevelType w:val="hybridMultilevel"/>
    <w:tmpl w:val="BE4CE560"/>
    <w:lvl w:ilvl="0" w:tplc="E48A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E5B5E83"/>
    <w:multiLevelType w:val="hybridMultilevel"/>
    <w:tmpl w:val="6590BDE6"/>
    <w:lvl w:ilvl="0" w:tplc="1B68E1B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E8359CD"/>
    <w:multiLevelType w:val="hybridMultilevel"/>
    <w:tmpl w:val="E84EAC04"/>
    <w:lvl w:ilvl="0" w:tplc="04090003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8" w:hanging="420"/>
      </w:pPr>
      <w:rPr>
        <w:rFonts w:ascii="Wingdings" w:hAnsi="Wingdings" w:hint="default"/>
      </w:rPr>
    </w:lvl>
  </w:abstractNum>
  <w:abstractNum w:abstractNumId="8">
    <w:nsid w:val="121429C0"/>
    <w:multiLevelType w:val="hybridMultilevel"/>
    <w:tmpl w:val="205E3BF2"/>
    <w:lvl w:ilvl="0" w:tplc="926E3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23B2537"/>
    <w:multiLevelType w:val="hybridMultilevel"/>
    <w:tmpl w:val="3A4A9E9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26D1D14"/>
    <w:multiLevelType w:val="hybridMultilevel"/>
    <w:tmpl w:val="AFE097FA"/>
    <w:lvl w:ilvl="0" w:tplc="E1DEA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A729A0"/>
    <w:multiLevelType w:val="hybridMultilevel"/>
    <w:tmpl w:val="BDECBC94"/>
    <w:lvl w:ilvl="0" w:tplc="C5C23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AFD1A50"/>
    <w:multiLevelType w:val="hybridMultilevel"/>
    <w:tmpl w:val="3B626A6A"/>
    <w:lvl w:ilvl="0" w:tplc="7F86B1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CF927FF"/>
    <w:multiLevelType w:val="hybridMultilevel"/>
    <w:tmpl w:val="F58C956C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E4B639D"/>
    <w:multiLevelType w:val="hybridMultilevel"/>
    <w:tmpl w:val="004EE6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08A7516"/>
    <w:multiLevelType w:val="hybridMultilevel"/>
    <w:tmpl w:val="6EAAEEA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>
    <w:nsid w:val="212B3504"/>
    <w:multiLevelType w:val="hybridMultilevel"/>
    <w:tmpl w:val="15140F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225E169E"/>
    <w:multiLevelType w:val="hybridMultilevel"/>
    <w:tmpl w:val="D0F4ACDC"/>
    <w:lvl w:ilvl="0" w:tplc="04090003">
      <w:start w:val="1"/>
      <w:numFmt w:val="bullet"/>
      <w:lvlText w:val=""/>
      <w:lvlJc w:val="left"/>
      <w:pPr>
        <w:ind w:left="73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5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20"/>
      </w:pPr>
      <w:rPr>
        <w:rFonts w:ascii="Wingdings" w:hAnsi="Wingdings" w:hint="default"/>
      </w:rPr>
    </w:lvl>
  </w:abstractNum>
  <w:abstractNum w:abstractNumId="18">
    <w:nsid w:val="23CA4537"/>
    <w:multiLevelType w:val="hybridMultilevel"/>
    <w:tmpl w:val="5AB410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4047376"/>
    <w:multiLevelType w:val="hybridMultilevel"/>
    <w:tmpl w:val="BEC41874"/>
    <w:lvl w:ilvl="0" w:tplc="F704EB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54E547A"/>
    <w:multiLevelType w:val="hybridMultilevel"/>
    <w:tmpl w:val="4A8682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287D7328"/>
    <w:multiLevelType w:val="hybridMultilevel"/>
    <w:tmpl w:val="1298D7DA"/>
    <w:lvl w:ilvl="0" w:tplc="04090003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8" w:hanging="420"/>
      </w:pPr>
      <w:rPr>
        <w:rFonts w:ascii="Wingdings" w:hAnsi="Wingdings" w:hint="default"/>
      </w:rPr>
    </w:lvl>
  </w:abstractNum>
  <w:abstractNum w:abstractNumId="22">
    <w:nsid w:val="292E0FE3"/>
    <w:multiLevelType w:val="hybridMultilevel"/>
    <w:tmpl w:val="A45E2C60"/>
    <w:lvl w:ilvl="0" w:tplc="3692D3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A1C3DBD"/>
    <w:multiLevelType w:val="hybridMultilevel"/>
    <w:tmpl w:val="87C6476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1DD1A9B"/>
    <w:multiLevelType w:val="hybridMultilevel"/>
    <w:tmpl w:val="98F0C25E"/>
    <w:lvl w:ilvl="0" w:tplc="C01097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50707C2"/>
    <w:multiLevelType w:val="hybridMultilevel"/>
    <w:tmpl w:val="78BA134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6">
    <w:nsid w:val="37D9495B"/>
    <w:multiLevelType w:val="hybridMultilevel"/>
    <w:tmpl w:val="B87AA83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AB90E26"/>
    <w:multiLevelType w:val="hybridMultilevel"/>
    <w:tmpl w:val="E6CCA3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3BCC3A7D"/>
    <w:multiLevelType w:val="hybridMultilevel"/>
    <w:tmpl w:val="868E5B14"/>
    <w:lvl w:ilvl="0" w:tplc="78A4A2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BD522ED"/>
    <w:multiLevelType w:val="multilevel"/>
    <w:tmpl w:val="386A8CD8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7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9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30">
    <w:nsid w:val="3C653A35"/>
    <w:multiLevelType w:val="hybridMultilevel"/>
    <w:tmpl w:val="186C4C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E0A3924"/>
    <w:multiLevelType w:val="hybridMultilevel"/>
    <w:tmpl w:val="C3C03D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3FF56A40"/>
    <w:multiLevelType w:val="hybridMultilevel"/>
    <w:tmpl w:val="1988C68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">
    <w:nsid w:val="45C15063"/>
    <w:multiLevelType w:val="hybridMultilevel"/>
    <w:tmpl w:val="33F0C734"/>
    <w:lvl w:ilvl="0" w:tplc="504CF2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675431B"/>
    <w:multiLevelType w:val="hybridMultilevel"/>
    <w:tmpl w:val="4782D51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5">
    <w:nsid w:val="476A63A9"/>
    <w:multiLevelType w:val="hybridMultilevel"/>
    <w:tmpl w:val="A1E08C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487D2370"/>
    <w:multiLevelType w:val="hybridMultilevel"/>
    <w:tmpl w:val="54DCE1FC"/>
    <w:lvl w:ilvl="0" w:tplc="04090001">
      <w:start w:val="1"/>
      <w:numFmt w:val="bullet"/>
      <w:lvlText w:val=""/>
      <w:lvlJc w:val="left"/>
      <w:pPr>
        <w:ind w:left="1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20"/>
      </w:pPr>
      <w:rPr>
        <w:rFonts w:ascii="Wingdings" w:hAnsi="Wingdings" w:hint="default"/>
      </w:rPr>
    </w:lvl>
  </w:abstractNum>
  <w:abstractNum w:abstractNumId="37">
    <w:nsid w:val="48C45A3A"/>
    <w:multiLevelType w:val="hybridMultilevel"/>
    <w:tmpl w:val="A9F48698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BB93B8F"/>
    <w:multiLevelType w:val="hybridMultilevel"/>
    <w:tmpl w:val="502C32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C581EFF"/>
    <w:multiLevelType w:val="hybridMultilevel"/>
    <w:tmpl w:val="AEDE0AA2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0">
    <w:nsid w:val="4D6A1897"/>
    <w:multiLevelType w:val="hybridMultilevel"/>
    <w:tmpl w:val="8286BC46"/>
    <w:lvl w:ilvl="0" w:tplc="C1D6B3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75E7CB0"/>
    <w:multiLevelType w:val="hybridMultilevel"/>
    <w:tmpl w:val="680AE354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84F24F9"/>
    <w:multiLevelType w:val="hybridMultilevel"/>
    <w:tmpl w:val="0BC6180E"/>
    <w:lvl w:ilvl="0" w:tplc="C2C8EA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8B30CD0"/>
    <w:multiLevelType w:val="hybridMultilevel"/>
    <w:tmpl w:val="FD122E10"/>
    <w:lvl w:ilvl="0" w:tplc="3E0CA5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D611EA6"/>
    <w:multiLevelType w:val="hybridMultilevel"/>
    <w:tmpl w:val="0EBA333E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F9658EA"/>
    <w:multiLevelType w:val="hybridMultilevel"/>
    <w:tmpl w:val="48763F1E"/>
    <w:lvl w:ilvl="0" w:tplc="04090001">
      <w:start w:val="1"/>
      <w:numFmt w:val="decimal"/>
      <w:pStyle w:val="1H1Fab-11Heading0Heading01H11A-1TopicHea"/>
      <w:lvlText w:val="%1."/>
      <w:lvlJc w:val="left"/>
      <w:pPr>
        <w:ind w:left="420" w:hanging="420"/>
      </w:pPr>
    </w:lvl>
    <w:lvl w:ilvl="1" w:tplc="04090003">
      <w:start w:val="1"/>
      <w:numFmt w:val="lowerLetter"/>
      <w:lvlText w:val="%2)"/>
      <w:lvlJc w:val="left"/>
      <w:pPr>
        <w:ind w:left="840" w:hanging="420"/>
      </w:pPr>
    </w:lvl>
    <w:lvl w:ilvl="2" w:tplc="04090005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04F004B"/>
    <w:multiLevelType w:val="hybridMultilevel"/>
    <w:tmpl w:val="D58AB90E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0707EA8"/>
    <w:multiLevelType w:val="hybridMultilevel"/>
    <w:tmpl w:val="903A6E8A"/>
    <w:lvl w:ilvl="0" w:tplc="B92697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392288F"/>
    <w:multiLevelType w:val="hybridMultilevel"/>
    <w:tmpl w:val="C3BE0400"/>
    <w:lvl w:ilvl="0" w:tplc="E3A257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C722510"/>
    <w:multiLevelType w:val="hybridMultilevel"/>
    <w:tmpl w:val="20223F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>
    <w:nsid w:val="6D716367"/>
    <w:multiLevelType w:val="hybridMultilevel"/>
    <w:tmpl w:val="54360F3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1">
    <w:nsid w:val="71477D2C"/>
    <w:multiLevelType w:val="hybridMultilevel"/>
    <w:tmpl w:val="F8406A60"/>
    <w:lvl w:ilvl="0" w:tplc="2390B5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737E0617"/>
    <w:multiLevelType w:val="hybridMultilevel"/>
    <w:tmpl w:val="C6C063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745B1E1D"/>
    <w:multiLevelType w:val="hybridMultilevel"/>
    <w:tmpl w:val="B2D8BD34"/>
    <w:lvl w:ilvl="0" w:tplc="69F200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9E81D9D"/>
    <w:multiLevelType w:val="hybridMultilevel"/>
    <w:tmpl w:val="5B54306A"/>
    <w:lvl w:ilvl="0" w:tplc="29C03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B501216"/>
    <w:multiLevelType w:val="hybridMultilevel"/>
    <w:tmpl w:val="8962E94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50"/>
  </w:num>
  <w:num w:numId="4">
    <w:abstractNumId w:val="38"/>
  </w:num>
  <w:num w:numId="5">
    <w:abstractNumId w:val="24"/>
  </w:num>
  <w:num w:numId="6">
    <w:abstractNumId w:val="37"/>
  </w:num>
  <w:num w:numId="7">
    <w:abstractNumId w:val="11"/>
  </w:num>
  <w:num w:numId="8">
    <w:abstractNumId w:val="49"/>
  </w:num>
  <w:num w:numId="9">
    <w:abstractNumId w:val="3"/>
  </w:num>
  <w:num w:numId="10">
    <w:abstractNumId w:val="52"/>
  </w:num>
  <w:num w:numId="11">
    <w:abstractNumId w:val="41"/>
  </w:num>
  <w:num w:numId="12">
    <w:abstractNumId w:val="39"/>
  </w:num>
  <w:num w:numId="13">
    <w:abstractNumId w:val="25"/>
  </w:num>
  <w:num w:numId="14">
    <w:abstractNumId w:val="20"/>
  </w:num>
  <w:num w:numId="15">
    <w:abstractNumId w:val="44"/>
  </w:num>
  <w:num w:numId="16">
    <w:abstractNumId w:val="13"/>
  </w:num>
  <w:num w:numId="17">
    <w:abstractNumId w:val="30"/>
  </w:num>
  <w:num w:numId="18">
    <w:abstractNumId w:val="27"/>
  </w:num>
  <w:num w:numId="19">
    <w:abstractNumId w:val="46"/>
  </w:num>
  <w:num w:numId="20">
    <w:abstractNumId w:val="48"/>
  </w:num>
  <w:num w:numId="21">
    <w:abstractNumId w:val="28"/>
  </w:num>
  <w:num w:numId="22">
    <w:abstractNumId w:val="1"/>
  </w:num>
  <w:num w:numId="23">
    <w:abstractNumId w:val="22"/>
  </w:num>
  <w:num w:numId="24">
    <w:abstractNumId w:val="42"/>
  </w:num>
  <w:num w:numId="25">
    <w:abstractNumId w:val="53"/>
  </w:num>
  <w:num w:numId="26">
    <w:abstractNumId w:val="31"/>
  </w:num>
  <w:num w:numId="27">
    <w:abstractNumId w:val="8"/>
  </w:num>
  <w:num w:numId="28">
    <w:abstractNumId w:val="19"/>
  </w:num>
  <w:num w:numId="29">
    <w:abstractNumId w:val="47"/>
  </w:num>
  <w:num w:numId="30">
    <w:abstractNumId w:val="10"/>
  </w:num>
  <w:num w:numId="31">
    <w:abstractNumId w:val="54"/>
  </w:num>
  <w:num w:numId="32">
    <w:abstractNumId w:val="5"/>
  </w:num>
  <w:num w:numId="33">
    <w:abstractNumId w:val="12"/>
  </w:num>
  <w:num w:numId="34">
    <w:abstractNumId w:val="32"/>
  </w:num>
  <w:num w:numId="35">
    <w:abstractNumId w:val="15"/>
  </w:num>
  <w:num w:numId="36">
    <w:abstractNumId w:val="21"/>
  </w:num>
  <w:num w:numId="37">
    <w:abstractNumId w:val="55"/>
  </w:num>
  <w:num w:numId="38">
    <w:abstractNumId w:val="7"/>
  </w:num>
  <w:num w:numId="39">
    <w:abstractNumId w:val="14"/>
  </w:num>
  <w:num w:numId="40">
    <w:abstractNumId w:val="43"/>
  </w:num>
  <w:num w:numId="41">
    <w:abstractNumId w:val="35"/>
  </w:num>
  <w:num w:numId="42">
    <w:abstractNumId w:val="34"/>
  </w:num>
  <w:num w:numId="43">
    <w:abstractNumId w:val="26"/>
  </w:num>
  <w:num w:numId="44">
    <w:abstractNumId w:val="9"/>
  </w:num>
  <w:num w:numId="45">
    <w:abstractNumId w:val="23"/>
  </w:num>
  <w:num w:numId="46">
    <w:abstractNumId w:val="16"/>
  </w:num>
  <w:num w:numId="47">
    <w:abstractNumId w:val="4"/>
  </w:num>
  <w:num w:numId="48">
    <w:abstractNumId w:val="17"/>
  </w:num>
  <w:num w:numId="49">
    <w:abstractNumId w:val="18"/>
  </w:num>
  <w:num w:numId="50">
    <w:abstractNumId w:val="29"/>
  </w:num>
  <w:num w:numId="51">
    <w:abstractNumId w:val="33"/>
  </w:num>
  <w:num w:numId="52">
    <w:abstractNumId w:val="51"/>
  </w:num>
  <w:num w:numId="53">
    <w:abstractNumId w:val="40"/>
  </w:num>
  <w:num w:numId="54">
    <w:abstractNumId w:val="2"/>
  </w:num>
  <w:num w:numId="55">
    <w:abstractNumId w:val="36"/>
  </w:num>
  <w:num w:numId="56">
    <w:abstractNumId w:val="6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E5B"/>
    <w:rsid w:val="000010B6"/>
    <w:rsid w:val="00001E26"/>
    <w:rsid w:val="00002297"/>
    <w:rsid w:val="000024CC"/>
    <w:rsid w:val="00002675"/>
    <w:rsid w:val="0000271F"/>
    <w:rsid w:val="0000296D"/>
    <w:rsid w:val="00002B5B"/>
    <w:rsid w:val="00002D94"/>
    <w:rsid w:val="00002EA2"/>
    <w:rsid w:val="00003103"/>
    <w:rsid w:val="00003594"/>
    <w:rsid w:val="0000363E"/>
    <w:rsid w:val="00003743"/>
    <w:rsid w:val="0000390B"/>
    <w:rsid w:val="00003E9D"/>
    <w:rsid w:val="0000414C"/>
    <w:rsid w:val="000044A4"/>
    <w:rsid w:val="000046F5"/>
    <w:rsid w:val="0000491E"/>
    <w:rsid w:val="0000498C"/>
    <w:rsid w:val="00004B4B"/>
    <w:rsid w:val="00004C26"/>
    <w:rsid w:val="00004C3B"/>
    <w:rsid w:val="00005307"/>
    <w:rsid w:val="000055EA"/>
    <w:rsid w:val="000056F6"/>
    <w:rsid w:val="00005A87"/>
    <w:rsid w:val="00005BDB"/>
    <w:rsid w:val="00005C93"/>
    <w:rsid w:val="00005D7D"/>
    <w:rsid w:val="00005F9E"/>
    <w:rsid w:val="00005F9F"/>
    <w:rsid w:val="00005FA3"/>
    <w:rsid w:val="00005FE5"/>
    <w:rsid w:val="000063CE"/>
    <w:rsid w:val="00006943"/>
    <w:rsid w:val="00006997"/>
    <w:rsid w:val="000069DB"/>
    <w:rsid w:val="00006AC0"/>
    <w:rsid w:val="000101E3"/>
    <w:rsid w:val="000102D1"/>
    <w:rsid w:val="00010618"/>
    <w:rsid w:val="0001082D"/>
    <w:rsid w:val="00010C9A"/>
    <w:rsid w:val="00010CE1"/>
    <w:rsid w:val="00010D66"/>
    <w:rsid w:val="00010DB2"/>
    <w:rsid w:val="00010DBB"/>
    <w:rsid w:val="00010E9D"/>
    <w:rsid w:val="00010F38"/>
    <w:rsid w:val="00011EFA"/>
    <w:rsid w:val="00012A9E"/>
    <w:rsid w:val="00012DEB"/>
    <w:rsid w:val="00012FE1"/>
    <w:rsid w:val="0001300A"/>
    <w:rsid w:val="000139B5"/>
    <w:rsid w:val="00013B9B"/>
    <w:rsid w:val="00013E17"/>
    <w:rsid w:val="00013F99"/>
    <w:rsid w:val="00014039"/>
    <w:rsid w:val="00014509"/>
    <w:rsid w:val="000147D0"/>
    <w:rsid w:val="000147F9"/>
    <w:rsid w:val="00014947"/>
    <w:rsid w:val="00014B46"/>
    <w:rsid w:val="00014F8F"/>
    <w:rsid w:val="0001528B"/>
    <w:rsid w:val="00015A49"/>
    <w:rsid w:val="00015AC5"/>
    <w:rsid w:val="00015D21"/>
    <w:rsid w:val="00016492"/>
    <w:rsid w:val="000168E3"/>
    <w:rsid w:val="00016A60"/>
    <w:rsid w:val="00016C5B"/>
    <w:rsid w:val="0001763D"/>
    <w:rsid w:val="0001787F"/>
    <w:rsid w:val="00017887"/>
    <w:rsid w:val="00017B46"/>
    <w:rsid w:val="00017C1E"/>
    <w:rsid w:val="00017EEA"/>
    <w:rsid w:val="00017FE5"/>
    <w:rsid w:val="00020383"/>
    <w:rsid w:val="00020E1A"/>
    <w:rsid w:val="000211AC"/>
    <w:rsid w:val="000215A0"/>
    <w:rsid w:val="000215F1"/>
    <w:rsid w:val="00021953"/>
    <w:rsid w:val="00021991"/>
    <w:rsid w:val="00022069"/>
    <w:rsid w:val="00022170"/>
    <w:rsid w:val="00022CA0"/>
    <w:rsid w:val="000230C9"/>
    <w:rsid w:val="00023212"/>
    <w:rsid w:val="000233DD"/>
    <w:rsid w:val="00023C86"/>
    <w:rsid w:val="00023DE0"/>
    <w:rsid w:val="00024128"/>
    <w:rsid w:val="000241F1"/>
    <w:rsid w:val="00024310"/>
    <w:rsid w:val="00024A85"/>
    <w:rsid w:val="00024F70"/>
    <w:rsid w:val="0002509A"/>
    <w:rsid w:val="00025491"/>
    <w:rsid w:val="0002550A"/>
    <w:rsid w:val="00025B4C"/>
    <w:rsid w:val="0002676A"/>
    <w:rsid w:val="000269B5"/>
    <w:rsid w:val="0002717C"/>
    <w:rsid w:val="0002752B"/>
    <w:rsid w:val="0002783E"/>
    <w:rsid w:val="0003005E"/>
    <w:rsid w:val="00030C99"/>
    <w:rsid w:val="00030D29"/>
    <w:rsid w:val="00031477"/>
    <w:rsid w:val="00031C13"/>
    <w:rsid w:val="000320A0"/>
    <w:rsid w:val="000323BF"/>
    <w:rsid w:val="00032670"/>
    <w:rsid w:val="00032E32"/>
    <w:rsid w:val="00032F23"/>
    <w:rsid w:val="00033FFC"/>
    <w:rsid w:val="00034063"/>
    <w:rsid w:val="000343E9"/>
    <w:rsid w:val="00034789"/>
    <w:rsid w:val="0003483F"/>
    <w:rsid w:val="00034DEA"/>
    <w:rsid w:val="00034E38"/>
    <w:rsid w:val="00034FE1"/>
    <w:rsid w:val="00034FF5"/>
    <w:rsid w:val="000350DD"/>
    <w:rsid w:val="000351EB"/>
    <w:rsid w:val="00035337"/>
    <w:rsid w:val="00035463"/>
    <w:rsid w:val="00035C7A"/>
    <w:rsid w:val="00035F6F"/>
    <w:rsid w:val="00035FAD"/>
    <w:rsid w:val="00035FE4"/>
    <w:rsid w:val="0003628A"/>
    <w:rsid w:val="000362C8"/>
    <w:rsid w:val="000364B6"/>
    <w:rsid w:val="00036580"/>
    <w:rsid w:val="000367BF"/>
    <w:rsid w:val="00037121"/>
    <w:rsid w:val="000376C2"/>
    <w:rsid w:val="00040076"/>
    <w:rsid w:val="000400CF"/>
    <w:rsid w:val="000401F3"/>
    <w:rsid w:val="00040C27"/>
    <w:rsid w:val="00040CF6"/>
    <w:rsid w:val="00040DA4"/>
    <w:rsid w:val="0004120E"/>
    <w:rsid w:val="00041511"/>
    <w:rsid w:val="00041F44"/>
    <w:rsid w:val="00042046"/>
    <w:rsid w:val="0004275F"/>
    <w:rsid w:val="00042DDE"/>
    <w:rsid w:val="00042E3C"/>
    <w:rsid w:val="000435B6"/>
    <w:rsid w:val="00043772"/>
    <w:rsid w:val="00043D22"/>
    <w:rsid w:val="00043FB1"/>
    <w:rsid w:val="00044368"/>
    <w:rsid w:val="00044677"/>
    <w:rsid w:val="00044AB8"/>
    <w:rsid w:val="00044F8A"/>
    <w:rsid w:val="0004536F"/>
    <w:rsid w:val="000456D1"/>
    <w:rsid w:val="0004577E"/>
    <w:rsid w:val="00045817"/>
    <w:rsid w:val="00045EF9"/>
    <w:rsid w:val="00046525"/>
    <w:rsid w:val="00046702"/>
    <w:rsid w:val="0004681D"/>
    <w:rsid w:val="00046E62"/>
    <w:rsid w:val="00047095"/>
    <w:rsid w:val="000470AE"/>
    <w:rsid w:val="00047575"/>
    <w:rsid w:val="0004762F"/>
    <w:rsid w:val="0004791B"/>
    <w:rsid w:val="00047AF5"/>
    <w:rsid w:val="00047DFD"/>
    <w:rsid w:val="00047E49"/>
    <w:rsid w:val="000502A3"/>
    <w:rsid w:val="0005098C"/>
    <w:rsid w:val="00050C6C"/>
    <w:rsid w:val="00050E09"/>
    <w:rsid w:val="00050F74"/>
    <w:rsid w:val="00051AF2"/>
    <w:rsid w:val="00051B1B"/>
    <w:rsid w:val="00052031"/>
    <w:rsid w:val="00052256"/>
    <w:rsid w:val="00052314"/>
    <w:rsid w:val="00052354"/>
    <w:rsid w:val="0005237A"/>
    <w:rsid w:val="00052A14"/>
    <w:rsid w:val="00052C76"/>
    <w:rsid w:val="00053097"/>
    <w:rsid w:val="000535BD"/>
    <w:rsid w:val="00053D3D"/>
    <w:rsid w:val="00054226"/>
    <w:rsid w:val="00054243"/>
    <w:rsid w:val="0005426F"/>
    <w:rsid w:val="0005450A"/>
    <w:rsid w:val="00054BF2"/>
    <w:rsid w:val="000556EA"/>
    <w:rsid w:val="000559DD"/>
    <w:rsid w:val="00055C58"/>
    <w:rsid w:val="00055FA4"/>
    <w:rsid w:val="000563CA"/>
    <w:rsid w:val="00056E1C"/>
    <w:rsid w:val="00056F21"/>
    <w:rsid w:val="00056F6A"/>
    <w:rsid w:val="000570EA"/>
    <w:rsid w:val="00057963"/>
    <w:rsid w:val="00057F47"/>
    <w:rsid w:val="0006008A"/>
    <w:rsid w:val="000603D1"/>
    <w:rsid w:val="00060576"/>
    <w:rsid w:val="000605CC"/>
    <w:rsid w:val="00060A77"/>
    <w:rsid w:val="0006124F"/>
    <w:rsid w:val="00061568"/>
    <w:rsid w:val="00061AF9"/>
    <w:rsid w:val="00061DD1"/>
    <w:rsid w:val="000620AF"/>
    <w:rsid w:val="00062740"/>
    <w:rsid w:val="000629E9"/>
    <w:rsid w:val="00062B3B"/>
    <w:rsid w:val="00062BCA"/>
    <w:rsid w:val="000636B3"/>
    <w:rsid w:val="0006375A"/>
    <w:rsid w:val="000638C1"/>
    <w:rsid w:val="00063BE8"/>
    <w:rsid w:val="00063D80"/>
    <w:rsid w:val="00063DDD"/>
    <w:rsid w:val="00064224"/>
    <w:rsid w:val="000647A4"/>
    <w:rsid w:val="00064985"/>
    <w:rsid w:val="00064CF0"/>
    <w:rsid w:val="00064ED0"/>
    <w:rsid w:val="00064F0F"/>
    <w:rsid w:val="00064F5C"/>
    <w:rsid w:val="0006521E"/>
    <w:rsid w:val="00065871"/>
    <w:rsid w:val="0006592E"/>
    <w:rsid w:val="00065B50"/>
    <w:rsid w:val="00065D98"/>
    <w:rsid w:val="00065F54"/>
    <w:rsid w:val="00065FED"/>
    <w:rsid w:val="00066057"/>
    <w:rsid w:val="000664DB"/>
    <w:rsid w:val="000665CF"/>
    <w:rsid w:val="00066E12"/>
    <w:rsid w:val="00066E31"/>
    <w:rsid w:val="00066EAF"/>
    <w:rsid w:val="0006731D"/>
    <w:rsid w:val="0006771F"/>
    <w:rsid w:val="00067BD9"/>
    <w:rsid w:val="0007000E"/>
    <w:rsid w:val="0007010D"/>
    <w:rsid w:val="0007026C"/>
    <w:rsid w:val="00070337"/>
    <w:rsid w:val="00070CE6"/>
    <w:rsid w:val="0007174F"/>
    <w:rsid w:val="0007191A"/>
    <w:rsid w:val="00071BB8"/>
    <w:rsid w:val="000720DF"/>
    <w:rsid w:val="000725B2"/>
    <w:rsid w:val="00072B5C"/>
    <w:rsid w:val="00072B7E"/>
    <w:rsid w:val="00072BA8"/>
    <w:rsid w:val="00072FD7"/>
    <w:rsid w:val="0007348E"/>
    <w:rsid w:val="000734B4"/>
    <w:rsid w:val="0007354A"/>
    <w:rsid w:val="0007394A"/>
    <w:rsid w:val="00073C6C"/>
    <w:rsid w:val="00073E03"/>
    <w:rsid w:val="00073E90"/>
    <w:rsid w:val="00074179"/>
    <w:rsid w:val="000749A3"/>
    <w:rsid w:val="00074D35"/>
    <w:rsid w:val="000752F0"/>
    <w:rsid w:val="00075316"/>
    <w:rsid w:val="0007563F"/>
    <w:rsid w:val="00075711"/>
    <w:rsid w:val="000759BA"/>
    <w:rsid w:val="00075D8D"/>
    <w:rsid w:val="00075EAF"/>
    <w:rsid w:val="00075FC8"/>
    <w:rsid w:val="00076032"/>
    <w:rsid w:val="000760B8"/>
    <w:rsid w:val="00076574"/>
    <w:rsid w:val="000765DF"/>
    <w:rsid w:val="0007729A"/>
    <w:rsid w:val="00077356"/>
    <w:rsid w:val="000777B1"/>
    <w:rsid w:val="00077B13"/>
    <w:rsid w:val="00077CF7"/>
    <w:rsid w:val="00077F17"/>
    <w:rsid w:val="00080375"/>
    <w:rsid w:val="000803B3"/>
    <w:rsid w:val="0008069D"/>
    <w:rsid w:val="000807A4"/>
    <w:rsid w:val="00080EAA"/>
    <w:rsid w:val="0008115F"/>
    <w:rsid w:val="00081419"/>
    <w:rsid w:val="00081892"/>
    <w:rsid w:val="00081DB9"/>
    <w:rsid w:val="0008208E"/>
    <w:rsid w:val="00082899"/>
    <w:rsid w:val="00082C8D"/>
    <w:rsid w:val="00082D9C"/>
    <w:rsid w:val="00083095"/>
    <w:rsid w:val="000830FF"/>
    <w:rsid w:val="0008342A"/>
    <w:rsid w:val="00083750"/>
    <w:rsid w:val="00083DFC"/>
    <w:rsid w:val="00084235"/>
    <w:rsid w:val="000843F3"/>
    <w:rsid w:val="0008448D"/>
    <w:rsid w:val="000846B9"/>
    <w:rsid w:val="0008473C"/>
    <w:rsid w:val="000847E6"/>
    <w:rsid w:val="00084CDB"/>
    <w:rsid w:val="000850CF"/>
    <w:rsid w:val="0008534B"/>
    <w:rsid w:val="000857E5"/>
    <w:rsid w:val="00085972"/>
    <w:rsid w:val="00085D6A"/>
    <w:rsid w:val="0008612E"/>
    <w:rsid w:val="0008650C"/>
    <w:rsid w:val="00086573"/>
    <w:rsid w:val="00087178"/>
    <w:rsid w:val="00087797"/>
    <w:rsid w:val="000900B6"/>
    <w:rsid w:val="00090786"/>
    <w:rsid w:val="00090AF4"/>
    <w:rsid w:val="00091769"/>
    <w:rsid w:val="00091A43"/>
    <w:rsid w:val="00091CB1"/>
    <w:rsid w:val="0009221A"/>
    <w:rsid w:val="000924A4"/>
    <w:rsid w:val="000929EE"/>
    <w:rsid w:val="00092B3E"/>
    <w:rsid w:val="000937B2"/>
    <w:rsid w:val="000938B8"/>
    <w:rsid w:val="00093E44"/>
    <w:rsid w:val="0009428E"/>
    <w:rsid w:val="00094696"/>
    <w:rsid w:val="00094D3A"/>
    <w:rsid w:val="000951F8"/>
    <w:rsid w:val="00095543"/>
    <w:rsid w:val="000956D6"/>
    <w:rsid w:val="00095744"/>
    <w:rsid w:val="00095896"/>
    <w:rsid w:val="00095CC6"/>
    <w:rsid w:val="00095DF7"/>
    <w:rsid w:val="0009630D"/>
    <w:rsid w:val="000963CE"/>
    <w:rsid w:val="00096472"/>
    <w:rsid w:val="000967FF"/>
    <w:rsid w:val="00096E3D"/>
    <w:rsid w:val="00096ED9"/>
    <w:rsid w:val="00096FC0"/>
    <w:rsid w:val="000970A0"/>
    <w:rsid w:val="0009724F"/>
    <w:rsid w:val="000972A7"/>
    <w:rsid w:val="000974B3"/>
    <w:rsid w:val="00097540"/>
    <w:rsid w:val="000977A1"/>
    <w:rsid w:val="000979F3"/>
    <w:rsid w:val="000A0062"/>
    <w:rsid w:val="000A013B"/>
    <w:rsid w:val="000A080A"/>
    <w:rsid w:val="000A0A35"/>
    <w:rsid w:val="000A0F95"/>
    <w:rsid w:val="000A10C0"/>
    <w:rsid w:val="000A149C"/>
    <w:rsid w:val="000A1727"/>
    <w:rsid w:val="000A17A3"/>
    <w:rsid w:val="000A1C1E"/>
    <w:rsid w:val="000A24E6"/>
    <w:rsid w:val="000A2503"/>
    <w:rsid w:val="000A2BB3"/>
    <w:rsid w:val="000A2FB8"/>
    <w:rsid w:val="000A3150"/>
    <w:rsid w:val="000A3222"/>
    <w:rsid w:val="000A3756"/>
    <w:rsid w:val="000A3F1C"/>
    <w:rsid w:val="000A5089"/>
    <w:rsid w:val="000A53D7"/>
    <w:rsid w:val="000A5695"/>
    <w:rsid w:val="000A5DE1"/>
    <w:rsid w:val="000A5E38"/>
    <w:rsid w:val="000A5E94"/>
    <w:rsid w:val="000A5F0C"/>
    <w:rsid w:val="000A64EA"/>
    <w:rsid w:val="000A67AE"/>
    <w:rsid w:val="000A6C0F"/>
    <w:rsid w:val="000A6C5E"/>
    <w:rsid w:val="000A6D34"/>
    <w:rsid w:val="000A75FB"/>
    <w:rsid w:val="000A7F10"/>
    <w:rsid w:val="000B0117"/>
    <w:rsid w:val="000B020A"/>
    <w:rsid w:val="000B0347"/>
    <w:rsid w:val="000B0352"/>
    <w:rsid w:val="000B0665"/>
    <w:rsid w:val="000B0EED"/>
    <w:rsid w:val="000B1017"/>
    <w:rsid w:val="000B135B"/>
    <w:rsid w:val="000B1538"/>
    <w:rsid w:val="000B185C"/>
    <w:rsid w:val="000B23CE"/>
    <w:rsid w:val="000B29E0"/>
    <w:rsid w:val="000B2D3B"/>
    <w:rsid w:val="000B2EA4"/>
    <w:rsid w:val="000B31B0"/>
    <w:rsid w:val="000B3281"/>
    <w:rsid w:val="000B3A42"/>
    <w:rsid w:val="000B4B0E"/>
    <w:rsid w:val="000B4CEF"/>
    <w:rsid w:val="000B4D3A"/>
    <w:rsid w:val="000B4F06"/>
    <w:rsid w:val="000B525D"/>
    <w:rsid w:val="000B5546"/>
    <w:rsid w:val="000B645C"/>
    <w:rsid w:val="000B646B"/>
    <w:rsid w:val="000B6AD2"/>
    <w:rsid w:val="000B79BD"/>
    <w:rsid w:val="000B7BBC"/>
    <w:rsid w:val="000B7D3B"/>
    <w:rsid w:val="000B7FE0"/>
    <w:rsid w:val="000C01A2"/>
    <w:rsid w:val="000C0421"/>
    <w:rsid w:val="000C05D5"/>
    <w:rsid w:val="000C0658"/>
    <w:rsid w:val="000C06E3"/>
    <w:rsid w:val="000C08B1"/>
    <w:rsid w:val="000C0E88"/>
    <w:rsid w:val="000C1160"/>
    <w:rsid w:val="000C1834"/>
    <w:rsid w:val="000C1E7D"/>
    <w:rsid w:val="000C20EE"/>
    <w:rsid w:val="000C2B70"/>
    <w:rsid w:val="000C2DF1"/>
    <w:rsid w:val="000C2EE5"/>
    <w:rsid w:val="000C305E"/>
    <w:rsid w:val="000C320E"/>
    <w:rsid w:val="000C3A31"/>
    <w:rsid w:val="000C3E68"/>
    <w:rsid w:val="000C3E6F"/>
    <w:rsid w:val="000C4202"/>
    <w:rsid w:val="000C4362"/>
    <w:rsid w:val="000C43A1"/>
    <w:rsid w:val="000C43B6"/>
    <w:rsid w:val="000C4437"/>
    <w:rsid w:val="000C443D"/>
    <w:rsid w:val="000C4593"/>
    <w:rsid w:val="000C46B6"/>
    <w:rsid w:val="000C4721"/>
    <w:rsid w:val="000C4B56"/>
    <w:rsid w:val="000C4C39"/>
    <w:rsid w:val="000C516D"/>
    <w:rsid w:val="000C58D3"/>
    <w:rsid w:val="000C5CD8"/>
    <w:rsid w:val="000C5E24"/>
    <w:rsid w:val="000C5E5F"/>
    <w:rsid w:val="000C64E9"/>
    <w:rsid w:val="000C67AF"/>
    <w:rsid w:val="000C6843"/>
    <w:rsid w:val="000C73AF"/>
    <w:rsid w:val="000C7508"/>
    <w:rsid w:val="000D0113"/>
    <w:rsid w:val="000D07ED"/>
    <w:rsid w:val="000D0D25"/>
    <w:rsid w:val="000D0D86"/>
    <w:rsid w:val="000D1056"/>
    <w:rsid w:val="000D16B1"/>
    <w:rsid w:val="000D1DA4"/>
    <w:rsid w:val="000D1EFA"/>
    <w:rsid w:val="000D2279"/>
    <w:rsid w:val="000D22B7"/>
    <w:rsid w:val="000D2594"/>
    <w:rsid w:val="000D30EF"/>
    <w:rsid w:val="000D3391"/>
    <w:rsid w:val="000D33D7"/>
    <w:rsid w:val="000D3B41"/>
    <w:rsid w:val="000D3E7E"/>
    <w:rsid w:val="000D40EB"/>
    <w:rsid w:val="000D426F"/>
    <w:rsid w:val="000D4E8E"/>
    <w:rsid w:val="000D560C"/>
    <w:rsid w:val="000D5719"/>
    <w:rsid w:val="000D5A48"/>
    <w:rsid w:val="000D5F4B"/>
    <w:rsid w:val="000D61F6"/>
    <w:rsid w:val="000D66D6"/>
    <w:rsid w:val="000D68E0"/>
    <w:rsid w:val="000D7391"/>
    <w:rsid w:val="000D7568"/>
    <w:rsid w:val="000D78EC"/>
    <w:rsid w:val="000D7D4C"/>
    <w:rsid w:val="000E00DE"/>
    <w:rsid w:val="000E01FE"/>
    <w:rsid w:val="000E0216"/>
    <w:rsid w:val="000E065F"/>
    <w:rsid w:val="000E0765"/>
    <w:rsid w:val="000E0901"/>
    <w:rsid w:val="000E0A30"/>
    <w:rsid w:val="000E116E"/>
    <w:rsid w:val="000E1561"/>
    <w:rsid w:val="000E1782"/>
    <w:rsid w:val="000E19AB"/>
    <w:rsid w:val="000E1D09"/>
    <w:rsid w:val="000E1F8D"/>
    <w:rsid w:val="000E20C6"/>
    <w:rsid w:val="000E2DDB"/>
    <w:rsid w:val="000E3060"/>
    <w:rsid w:val="000E360F"/>
    <w:rsid w:val="000E3F81"/>
    <w:rsid w:val="000E4515"/>
    <w:rsid w:val="000E45F9"/>
    <w:rsid w:val="000E495B"/>
    <w:rsid w:val="000E49BB"/>
    <w:rsid w:val="000E4CEA"/>
    <w:rsid w:val="000E58E6"/>
    <w:rsid w:val="000E61F1"/>
    <w:rsid w:val="000E666C"/>
    <w:rsid w:val="000E72FC"/>
    <w:rsid w:val="000E7BA7"/>
    <w:rsid w:val="000F022B"/>
    <w:rsid w:val="000F0457"/>
    <w:rsid w:val="000F0D32"/>
    <w:rsid w:val="000F0D44"/>
    <w:rsid w:val="000F0EDC"/>
    <w:rsid w:val="000F1C92"/>
    <w:rsid w:val="000F210D"/>
    <w:rsid w:val="000F30C5"/>
    <w:rsid w:val="000F35EC"/>
    <w:rsid w:val="000F39AF"/>
    <w:rsid w:val="000F3A2C"/>
    <w:rsid w:val="000F40D2"/>
    <w:rsid w:val="000F43F9"/>
    <w:rsid w:val="000F461E"/>
    <w:rsid w:val="000F5325"/>
    <w:rsid w:val="000F551D"/>
    <w:rsid w:val="000F56EA"/>
    <w:rsid w:val="000F58A6"/>
    <w:rsid w:val="000F5F14"/>
    <w:rsid w:val="000F643A"/>
    <w:rsid w:val="000F6E60"/>
    <w:rsid w:val="000F7206"/>
    <w:rsid w:val="000F7392"/>
    <w:rsid w:val="000F751F"/>
    <w:rsid w:val="000F76BB"/>
    <w:rsid w:val="000F785C"/>
    <w:rsid w:val="000F7C2B"/>
    <w:rsid w:val="000F7F88"/>
    <w:rsid w:val="00100322"/>
    <w:rsid w:val="0010066A"/>
    <w:rsid w:val="0010091C"/>
    <w:rsid w:val="00100B35"/>
    <w:rsid w:val="00100EC3"/>
    <w:rsid w:val="00100F73"/>
    <w:rsid w:val="00100FF9"/>
    <w:rsid w:val="00101EC5"/>
    <w:rsid w:val="00101EF5"/>
    <w:rsid w:val="001024C3"/>
    <w:rsid w:val="0010252F"/>
    <w:rsid w:val="0010346F"/>
    <w:rsid w:val="00103889"/>
    <w:rsid w:val="00103D65"/>
    <w:rsid w:val="00103F82"/>
    <w:rsid w:val="00104075"/>
    <w:rsid w:val="001040A7"/>
    <w:rsid w:val="001044F9"/>
    <w:rsid w:val="00104679"/>
    <w:rsid w:val="00104911"/>
    <w:rsid w:val="001051FF"/>
    <w:rsid w:val="00105283"/>
    <w:rsid w:val="0010562F"/>
    <w:rsid w:val="00105C99"/>
    <w:rsid w:val="00105EED"/>
    <w:rsid w:val="00106A41"/>
    <w:rsid w:val="00106CDE"/>
    <w:rsid w:val="001077A5"/>
    <w:rsid w:val="00107B21"/>
    <w:rsid w:val="00107E18"/>
    <w:rsid w:val="00107E7C"/>
    <w:rsid w:val="00107F7F"/>
    <w:rsid w:val="001109AB"/>
    <w:rsid w:val="00110CD7"/>
    <w:rsid w:val="00110E87"/>
    <w:rsid w:val="0011121A"/>
    <w:rsid w:val="001112CA"/>
    <w:rsid w:val="0011148E"/>
    <w:rsid w:val="001116C6"/>
    <w:rsid w:val="00111C30"/>
    <w:rsid w:val="00112292"/>
    <w:rsid w:val="001123D6"/>
    <w:rsid w:val="00112597"/>
    <w:rsid w:val="00112598"/>
    <w:rsid w:val="001127A9"/>
    <w:rsid w:val="00112A2B"/>
    <w:rsid w:val="00112A4E"/>
    <w:rsid w:val="00112C43"/>
    <w:rsid w:val="00112CA6"/>
    <w:rsid w:val="00112F06"/>
    <w:rsid w:val="00112F75"/>
    <w:rsid w:val="00113122"/>
    <w:rsid w:val="00113354"/>
    <w:rsid w:val="00113395"/>
    <w:rsid w:val="00113B50"/>
    <w:rsid w:val="00113C43"/>
    <w:rsid w:val="00114232"/>
    <w:rsid w:val="001146EC"/>
    <w:rsid w:val="0011480B"/>
    <w:rsid w:val="00114D43"/>
    <w:rsid w:val="00114D8B"/>
    <w:rsid w:val="0011503D"/>
    <w:rsid w:val="00115887"/>
    <w:rsid w:val="00115DA2"/>
    <w:rsid w:val="00116312"/>
    <w:rsid w:val="0011638E"/>
    <w:rsid w:val="001170AB"/>
    <w:rsid w:val="001173E5"/>
    <w:rsid w:val="001177CB"/>
    <w:rsid w:val="00117F42"/>
    <w:rsid w:val="00120381"/>
    <w:rsid w:val="0012038F"/>
    <w:rsid w:val="00120526"/>
    <w:rsid w:val="00120611"/>
    <w:rsid w:val="00120AC3"/>
    <w:rsid w:val="001216F1"/>
    <w:rsid w:val="00121839"/>
    <w:rsid w:val="0012197E"/>
    <w:rsid w:val="00121AD2"/>
    <w:rsid w:val="001222E8"/>
    <w:rsid w:val="001223E0"/>
    <w:rsid w:val="0012283E"/>
    <w:rsid w:val="001229BE"/>
    <w:rsid w:val="00122D04"/>
    <w:rsid w:val="00123054"/>
    <w:rsid w:val="00123265"/>
    <w:rsid w:val="00123955"/>
    <w:rsid w:val="00123A35"/>
    <w:rsid w:val="00123BF1"/>
    <w:rsid w:val="00123C63"/>
    <w:rsid w:val="00123CE6"/>
    <w:rsid w:val="00123DCE"/>
    <w:rsid w:val="001244B7"/>
    <w:rsid w:val="00124679"/>
    <w:rsid w:val="00124890"/>
    <w:rsid w:val="0012491A"/>
    <w:rsid w:val="00124A30"/>
    <w:rsid w:val="00124D5A"/>
    <w:rsid w:val="001251A0"/>
    <w:rsid w:val="00125271"/>
    <w:rsid w:val="00125727"/>
    <w:rsid w:val="0012583E"/>
    <w:rsid w:val="00125EDD"/>
    <w:rsid w:val="00126361"/>
    <w:rsid w:val="0012668A"/>
    <w:rsid w:val="00126718"/>
    <w:rsid w:val="0012671E"/>
    <w:rsid w:val="00126957"/>
    <w:rsid w:val="0012706E"/>
    <w:rsid w:val="00127553"/>
    <w:rsid w:val="001279AC"/>
    <w:rsid w:val="00127C7E"/>
    <w:rsid w:val="00130014"/>
    <w:rsid w:val="00130076"/>
    <w:rsid w:val="0013020E"/>
    <w:rsid w:val="001305F7"/>
    <w:rsid w:val="00130CC3"/>
    <w:rsid w:val="001318CF"/>
    <w:rsid w:val="00131C23"/>
    <w:rsid w:val="001327D9"/>
    <w:rsid w:val="0013299E"/>
    <w:rsid w:val="00132A89"/>
    <w:rsid w:val="0013312B"/>
    <w:rsid w:val="0013337F"/>
    <w:rsid w:val="00133403"/>
    <w:rsid w:val="001336C4"/>
    <w:rsid w:val="00133765"/>
    <w:rsid w:val="00133774"/>
    <w:rsid w:val="001338DC"/>
    <w:rsid w:val="00133BA8"/>
    <w:rsid w:val="00133CCE"/>
    <w:rsid w:val="001343A2"/>
    <w:rsid w:val="00134881"/>
    <w:rsid w:val="0013543F"/>
    <w:rsid w:val="00135524"/>
    <w:rsid w:val="001355CE"/>
    <w:rsid w:val="00135974"/>
    <w:rsid w:val="001374AD"/>
    <w:rsid w:val="0013752F"/>
    <w:rsid w:val="001376C3"/>
    <w:rsid w:val="00137DB6"/>
    <w:rsid w:val="00137E4C"/>
    <w:rsid w:val="00137EF1"/>
    <w:rsid w:val="00137FD0"/>
    <w:rsid w:val="0014012E"/>
    <w:rsid w:val="00140567"/>
    <w:rsid w:val="001405C9"/>
    <w:rsid w:val="00140EBD"/>
    <w:rsid w:val="00140F02"/>
    <w:rsid w:val="00141093"/>
    <w:rsid w:val="00141281"/>
    <w:rsid w:val="001414E0"/>
    <w:rsid w:val="001414E1"/>
    <w:rsid w:val="00141570"/>
    <w:rsid w:val="00141E3B"/>
    <w:rsid w:val="00141E6C"/>
    <w:rsid w:val="00142913"/>
    <w:rsid w:val="00142C31"/>
    <w:rsid w:val="0014319A"/>
    <w:rsid w:val="00143353"/>
    <w:rsid w:val="001435B7"/>
    <w:rsid w:val="00143C2C"/>
    <w:rsid w:val="00143FC0"/>
    <w:rsid w:val="00144635"/>
    <w:rsid w:val="00144707"/>
    <w:rsid w:val="00144797"/>
    <w:rsid w:val="001448D5"/>
    <w:rsid w:val="00144E63"/>
    <w:rsid w:val="00145654"/>
    <w:rsid w:val="00145935"/>
    <w:rsid w:val="00145A64"/>
    <w:rsid w:val="00145D9A"/>
    <w:rsid w:val="00146381"/>
    <w:rsid w:val="0014662B"/>
    <w:rsid w:val="00146893"/>
    <w:rsid w:val="00146D8E"/>
    <w:rsid w:val="00146F57"/>
    <w:rsid w:val="00146F7D"/>
    <w:rsid w:val="00147AD2"/>
    <w:rsid w:val="00150D17"/>
    <w:rsid w:val="001512B6"/>
    <w:rsid w:val="00151330"/>
    <w:rsid w:val="00151634"/>
    <w:rsid w:val="00151CE9"/>
    <w:rsid w:val="00151D36"/>
    <w:rsid w:val="001525D9"/>
    <w:rsid w:val="001526EC"/>
    <w:rsid w:val="00152A9A"/>
    <w:rsid w:val="00152B8D"/>
    <w:rsid w:val="001531FA"/>
    <w:rsid w:val="00153631"/>
    <w:rsid w:val="00153B2D"/>
    <w:rsid w:val="00153B32"/>
    <w:rsid w:val="00153E79"/>
    <w:rsid w:val="00153FD2"/>
    <w:rsid w:val="0015481F"/>
    <w:rsid w:val="00154C9A"/>
    <w:rsid w:val="00154FE3"/>
    <w:rsid w:val="0015547A"/>
    <w:rsid w:val="0015548E"/>
    <w:rsid w:val="001555F5"/>
    <w:rsid w:val="001555F7"/>
    <w:rsid w:val="00155608"/>
    <w:rsid w:val="00155CA5"/>
    <w:rsid w:val="00156804"/>
    <w:rsid w:val="00156F0B"/>
    <w:rsid w:val="001570BF"/>
    <w:rsid w:val="00157284"/>
    <w:rsid w:val="0015752A"/>
    <w:rsid w:val="0015774A"/>
    <w:rsid w:val="00157918"/>
    <w:rsid w:val="00160707"/>
    <w:rsid w:val="00160B2E"/>
    <w:rsid w:val="00160BBB"/>
    <w:rsid w:val="00160D6B"/>
    <w:rsid w:val="00160F97"/>
    <w:rsid w:val="00160FC5"/>
    <w:rsid w:val="00161225"/>
    <w:rsid w:val="00161233"/>
    <w:rsid w:val="00161276"/>
    <w:rsid w:val="0016195E"/>
    <w:rsid w:val="00161AB0"/>
    <w:rsid w:val="00162425"/>
    <w:rsid w:val="00162581"/>
    <w:rsid w:val="001626A3"/>
    <w:rsid w:val="00162757"/>
    <w:rsid w:val="00162855"/>
    <w:rsid w:val="00162B0F"/>
    <w:rsid w:val="00163189"/>
    <w:rsid w:val="00163548"/>
    <w:rsid w:val="00163662"/>
    <w:rsid w:val="001637C7"/>
    <w:rsid w:val="001639F6"/>
    <w:rsid w:val="00163B6C"/>
    <w:rsid w:val="00163EA8"/>
    <w:rsid w:val="001641D0"/>
    <w:rsid w:val="00164AE6"/>
    <w:rsid w:val="00164C5F"/>
    <w:rsid w:val="00165437"/>
    <w:rsid w:val="0016549F"/>
    <w:rsid w:val="00166388"/>
    <w:rsid w:val="001665B2"/>
    <w:rsid w:val="00166989"/>
    <w:rsid w:val="00166AC1"/>
    <w:rsid w:val="0016740D"/>
    <w:rsid w:val="00167501"/>
    <w:rsid w:val="0016753B"/>
    <w:rsid w:val="00167828"/>
    <w:rsid w:val="00167BB6"/>
    <w:rsid w:val="00167BFF"/>
    <w:rsid w:val="00167FCB"/>
    <w:rsid w:val="00170458"/>
    <w:rsid w:val="001709EA"/>
    <w:rsid w:val="001709FB"/>
    <w:rsid w:val="00170FBF"/>
    <w:rsid w:val="00171353"/>
    <w:rsid w:val="00171AF1"/>
    <w:rsid w:val="00172383"/>
    <w:rsid w:val="00172415"/>
    <w:rsid w:val="00172956"/>
    <w:rsid w:val="00172FE9"/>
    <w:rsid w:val="0017348A"/>
    <w:rsid w:val="001734E1"/>
    <w:rsid w:val="00173828"/>
    <w:rsid w:val="001743D6"/>
    <w:rsid w:val="0017443B"/>
    <w:rsid w:val="00174800"/>
    <w:rsid w:val="00174882"/>
    <w:rsid w:val="00174A46"/>
    <w:rsid w:val="00174B0F"/>
    <w:rsid w:val="00174EBB"/>
    <w:rsid w:val="00175B1E"/>
    <w:rsid w:val="00175B52"/>
    <w:rsid w:val="00175D09"/>
    <w:rsid w:val="00175E19"/>
    <w:rsid w:val="001760DD"/>
    <w:rsid w:val="0017615E"/>
    <w:rsid w:val="00176299"/>
    <w:rsid w:val="00176A42"/>
    <w:rsid w:val="0017740F"/>
    <w:rsid w:val="00177883"/>
    <w:rsid w:val="00177A90"/>
    <w:rsid w:val="00177C9B"/>
    <w:rsid w:val="00180073"/>
    <w:rsid w:val="001803ED"/>
    <w:rsid w:val="0018059B"/>
    <w:rsid w:val="00180A4C"/>
    <w:rsid w:val="00180EDC"/>
    <w:rsid w:val="00180FC6"/>
    <w:rsid w:val="00181136"/>
    <w:rsid w:val="001813B3"/>
    <w:rsid w:val="0018171E"/>
    <w:rsid w:val="001817C6"/>
    <w:rsid w:val="00181865"/>
    <w:rsid w:val="00181C68"/>
    <w:rsid w:val="00181D0A"/>
    <w:rsid w:val="001820AC"/>
    <w:rsid w:val="00182820"/>
    <w:rsid w:val="00182D82"/>
    <w:rsid w:val="00182E81"/>
    <w:rsid w:val="00182FFA"/>
    <w:rsid w:val="001834AF"/>
    <w:rsid w:val="00183960"/>
    <w:rsid w:val="00183C87"/>
    <w:rsid w:val="00183EBA"/>
    <w:rsid w:val="0018401D"/>
    <w:rsid w:val="00184162"/>
    <w:rsid w:val="00184206"/>
    <w:rsid w:val="001846CC"/>
    <w:rsid w:val="00184A20"/>
    <w:rsid w:val="00184C3E"/>
    <w:rsid w:val="001851A6"/>
    <w:rsid w:val="00185379"/>
    <w:rsid w:val="00185B00"/>
    <w:rsid w:val="00185C49"/>
    <w:rsid w:val="00185E3A"/>
    <w:rsid w:val="00186126"/>
    <w:rsid w:val="00186B3B"/>
    <w:rsid w:val="00187C96"/>
    <w:rsid w:val="0019010F"/>
    <w:rsid w:val="00190224"/>
    <w:rsid w:val="001904D6"/>
    <w:rsid w:val="001907D8"/>
    <w:rsid w:val="00190C3A"/>
    <w:rsid w:val="0019113D"/>
    <w:rsid w:val="001912AC"/>
    <w:rsid w:val="00191B0D"/>
    <w:rsid w:val="00192072"/>
    <w:rsid w:val="0019207E"/>
    <w:rsid w:val="001929E5"/>
    <w:rsid w:val="00192CF5"/>
    <w:rsid w:val="00192D7C"/>
    <w:rsid w:val="00192FC1"/>
    <w:rsid w:val="00193445"/>
    <w:rsid w:val="001934DA"/>
    <w:rsid w:val="00193573"/>
    <w:rsid w:val="001936B0"/>
    <w:rsid w:val="00193DDA"/>
    <w:rsid w:val="00194370"/>
    <w:rsid w:val="00194F16"/>
    <w:rsid w:val="00195436"/>
    <w:rsid w:val="00195756"/>
    <w:rsid w:val="00195855"/>
    <w:rsid w:val="001958C8"/>
    <w:rsid w:val="0019594F"/>
    <w:rsid w:val="00195AFD"/>
    <w:rsid w:val="00196240"/>
    <w:rsid w:val="001963DD"/>
    <w:rsid w:val="00196620"/>
    <w:rsid w:val="00197235"/>
    <w:rsid w:val="00197252"/>
    <w:rsid w:val="00197529"/>
    <w:rsid w:val="001975DA"/>
    <w:rsid w:val="0019775A"/>
    <w:rsid w:val="001978AE"/>
    <w:rsid w:val="001979C4"/>
    <w:rsid w:val="00197BB0"/>
    <w:rsid w:val="00197CFA"/>
    <w:rsid w:val="001A02D1"/>
    <w:rsid w:val="001A03A0"/>
    <w:rsid w:val="001A03F7"/>
    <w:rsid w:val="001A0A7B"/>
    <w:rsid w:val="001A0B95"/>
    <w:rsid w:val="001A100E"/>
    <w:rsid w:val="001A1513"/>
    <w:rsid w:val="001A199F"/>
    <w:rsid w:val="001A1B3D"/>
    <w:rsid w:val="001A1FEC"/>
    <w:rsid w:val="001A2212"/>
    <w:rsid w:val="001A23DD"/>
    <w:rsid w:val="001A2669"/>
    <w:rsid w:val="001A29F5"/>
    <w:rsid w:val="001A2B2F"/>
    <w:rsid w:val="001A2BA6"/>
    <w:rsid w:val="001A2CAE"/>
    <w:rsid w:val="001A3178"/>
    <w:rsid w:val="001A323C"/>
    <w:rsid w:val="001A32FE"/>
    <w:rsid w:val="001A333A"/>
    <w:rsid w:val="001A4050"/>
    <w:rsid w:val="001A406F"/>
    <w:rsid w:val="001A4401"/>
    <w:rsid w:val="001A4C13"/>
    <w:rsid w:val="001A505E"/>
    <w:rsid w:val="001A50B8"/>
    <w:rsid w:val="001A5520"/>
    <w:rsid w:val="001A55BC"/>
    <w:rsid w:val="001A57EF"/>
    <w:rsid w:val="001A5933"/>
    <w:rsid w:val="001A5B1D"/>
    <w:rsid w:val="001A5DCD"/>
    <w:rsid w:val="001A630A"/>
    <w:rsid w:val="001A63B5"/>
    <w:rsid w:val="001A6689"/>
    <w:rsid w:val="001A6695"/>
    <w:rsid w:val="001A68A0"/>
    <w:rsid w:val="001A6F59"/>
    <w:rsid w:val="001A7476"/>
    <w:rsid w:val="001A78A7"/>
    <w:rsid w:val="001A7B0C"/>
    <w:rsid w:val="001A7BA0"/>
    <w:rsid w:val="001B0679"/>
    <w:rsid w:val="001B084D"/>
    <w:rsid w:val="001B1006"/>
    <w:rsid w:val="001B1907"/>
    <w:rsid w:val="001B223A"/>
    <w:rsid w:val="001B2249"/>
    <w:rsid w:val="001B248D"/>
    <w:rsid w:val="001B2C04"/>
    <w:rsid w:val="001B2C16"/>
    <w:rsid w:val="001B2D63"/>
    <w:rsid w:val="001B331E"/>
    <w:rsid w:val="001B39E2"/>
    <w:rsid w:val="001B41DD"/>
    <w:rsid w:val="001B480F"/>
    <w:rsid w:val="001B487B"/>
    <w:rsid w:val="001B494C"/>
    <w:rsid w:val="001B4A8C"/>
    <w:rsid w:val="001B4AC4"/>
    <w:rsid w:val="001B5107"/>
    <w:rsid w:val="001B512A"/>
    <w:rsid w:val="001B55AA"/>
    <w:rsid w:val="001B5814"/>
    <w:rsid w:val="001B5A12"/>
    <w:rsid w:val="001B5A7A"/>
    <w:rsid w:val="001B5F81"/>
    <w:rsid w:val="001B6290"/>
    <w:rsid w:val="001B62B1"/>
    <w:rsid w:val="001B63F3"/>
    <w:rsid w:val="001B64A8"/>
    <w:rsid w:val="001B69B0"/>
    <w:rsid w:val="001B7970"/>
    <w:rsid w:val="001B7B21"/>
    <w:rsid w:val="001B7B93"/>
    <w:rsid w:val="001B7E13"/>
    <w:rsid w:val="001C023C"/>
    <w:rsid w:val="001C0260"/>
    <w:rsid w:val="001C02C4"/>
    <w:rsid w:val="001C05EC"/>
    <w:rsid w:val="001C06D3"/>
    <w:rsid w:val="001C115F"/>
    <w:rsid w:val="001C18DC"/>
    <w:rsid w:val="001C1A67"/>
    <w:rsid w:val="001C1DFE"/>
    <w:rsid w:val="001C1EDF"/>
    <w:rsid w:val="001C1F38"/>
    <w:rsid w:val="001C2147"/>
    <w:rsid w:val="001C2590"/>
    <w:rsid w:val="001C2F55"/>
    <w:rsid w:val="001C37C9"/>
    <w:rsid w:val="001C3DF9"/>
    <w:rsid w:val="001C4240"/>
    <w:rsid w:val="001C4711"/>
    <w:rsid w:val="001C4BA2"/>
    <w:rsid w:val="001C50B6"/>
    <w:rsid w:val="001C513F"/>
    <w:rsid w:val="001C5594"/>
    <w:rsid w:val="001C5D70"/>
    <w:rsid w:val="001C5F0A"/>
    <w:rsid w:val="001C6154"/>
    <w:rsid w:val="001C63B5"/>
    <w:rsid w:val="001C674C"/>
    <w:rsid w:val="001C6972"/>
    <w:rsid w:val="001C6B44"/>
    <w:rsid w:val="001C6BC2"/>
    <w:rsid w:val="001C7002"/>
    <w:rsid w:val="001C719C"/>
    <w:rsid w:val="001C757C"/>
    <w:rsid w:val="001C7608"/>
    <w:rsid w:val="001C7637"/>
    <w:rsid w:val="001C7759"/>
    <w:rsid w:val="001C77BA"/>
    <w:rsid w:val="001C782A"/>
    <w:rsid w:val="001C7C66"/>
    <w:rsid w:val="001C7D1C"/>
    <w:rsid w:val="001D0732"/>
    <w:rsid w:val="001D07D0"/>
    <w:rsid w:val="001D0882"/>
    <w:rsid w:val="001D0D78"/>
    <w:rsid w:val="001D113F"/>
    <w:rsid w:val="001D117E"/>
    <w:rsid w:val="001D1343"/>
    <w:rsid w:val="001D186B"/>
    <w:rsid w:val="001D1988"/>
    <w:rsid w:val="001D2483"/>
    <w:rsid w:val="001D25E5"/>
    <w:rsid w:val="001D278C"/>
    <w:rsid w:val="001D2805"/>
    <w:rsid w:val="001D2BC0"/>
    <w:rsid w:val="001D2D6F"/>
    <w:rsid w:val="001D32B3"/>
    <w:rsid w:val="001D3576"/>
    <w:rsid w:val="001D36B7"/>
    <w:rsid w:val="001D37B9"/>
    <w:rsid w:val="001D37E8"/>
    <w:rsid w:val="001D389E"/>
    <w:rsid w:val="001D40BD"/>
    <w:rsid w:val="001D4568"/>
    <w:rsid w:val="001D4AEB"/>
    <w:rsid w:val="001D501A"/>
    <w:rsid w:val="001D549F"/>
    <w:rsid w:val="001D587F"/>
    <w:rsid w:val="001D58E2"/>
    <w:rsid w:val="001D5E1D"/>
    <w:rsid w:val="001D61A7"/>
    <w:rsid w:val="001D6624"/>
    <w:rsid w:val="001D66A3"/>
    <w:rsid w:val="001D66E7"/>
    <w:rsid w:val="001D67FE"/>
    <w:rsid w:val="001D68EA"/>
    <w:rsid w:val="001D6965"/>
    <w:rsid w:val="001D6C07"/>
    <w:rsid w:val="001D6F1A"/>
    <w:rsid w:val="001D6F65"/>
    <w:rsid w:val="001D76B8"/>
    <w:rsid w:val="001D7EA0"/>
    <w:rsid w:val="001E05D3"/>
    <w:rsid w:val="001E066B"/>
    <w:rsid w:val="001E0813"/>
    <w:rsid w:val="001E0C2C"/>
    <w:rsid w:val="001E1659"/>
    <w:rsid w:val="001E1D26"/>
    <w:rsid w:val="001E1E82"/>
    <w:rsid w:val="001E1FB1"/>
    <w:rsid w:val="001E214D"/>
    <w:rsid w:val="001E22AE"/>
    <w:rsid w:val="001E2823"/>
    <w:rsid w:val="001E2C1B"/>
    <w:rsid w:val="001E2CC4"/>
    <w:rsid w:val="001E2E4D"/>
    <w:rsid w:val="001E2F1D"/>
    <w:rsid w:val="001E2FF8"/>
    <w:rsid w:val="001E3835"/>
    <w:rsid w:val="001E385D"/>
    <w:rsid w:val="001E3948"/>
    <w:rsid w:val="001E3AD5"/>
    <w:rsid w:val="001E3B30"/>
    <w:rsid w:val="001E3B87"/>
    <w:rsid w:val="001E4A3C"/>
    <w:rsid w:val="001E4E0B"/>
    <w:rsid w:val="001E5D88"/>
    <w:rsid w:val="001E608F"/>
    <w:rsid w:val="001E65E2"/>
    <w:rsid w:val="001E6770"/>
    <w:rsid w:val="001E68B5"/>
    <w:rsid w:val="001E6D6D"/>
    <w:rsid w:val="001E7110"/>
    <w:rsid w:val="001E72D8"/>
    <w:rsid w:val="001E7AB8"/>
    <w:rsid w:val="001E7CA4"/>
    <w:rsid w:val="001F0191"/>
    <w:rsid w:val="001F023E"/>
    <w:rsid w:val="001F064B"/>
    <w:rsid w:val="001F093B"/>
    <w:rsid w:val="001F121B"/>
    <w:rsid w:val="001F13E2"/>
    <w:rsid w:val="001F169C"/>
    <w:rsid w:val="001F19DB"/>
    <w:rsid w:val="001F26F1"/>
    <w:rsid w:val="001F288A"/>
    <w:rsid w:val="001F2A1D"/>
    <w:rsid w:val="001F2EAF"/>
    <w:rsid w:val="001F328F"/>
    <w:rsid w:val="001F383E"/>
    <w:rsid w:val="001F397E"/>
    <w:rsid w:val="001F3C48"/>
    <w:rsid w:val="001F4308"/>
    <w:rsid w:val="001F452E"/>
    <w:rsid w:val="001F47E5"/>
    <w:rsid w:val="001F48E4"/>
    <w:rsid w:val="001F48F2"/>
    <w:rsid w:val="001F49CB"/>
    <w:rsid w:val="001F4D87"/>
    <w:rsid w:val="001F4FCB"/>
    <w:rsid w:val="001F5435"/>
    <w:rsid w:val="001F548D"/>
    <w:rsid w:val="001F54C5"/>
    <w:rsid w:val="001F552B"/>
    <w:rsid w:val="001F5CDF"/>
    <w:rsid w:val="001F5CE7"/>
    <w:rsid w:val="001F5E5B"/>
    <w:rsid w:val="001F5EBD"/>
    <w:rsid w:val="001F63E9"/>
    <w:rsid w:val="001F6450"/>
    <w:rsid w:val="001F684F"/>
    <w:rsid w:val="001F6C11"/>
    <w:rsid w:val="001F7142"/>
    <w:rsid w:val="001F798A"/>
    <w:rsid w:val="001F7DE2"/>
    <w:rsid w:val="002000A0"/>
    <w:rsid w:val="002001FB"/>
    <w:rsid w:val="002002C5"/>
    <w:rsid w:val="002002EB"/>
    <w:rsid w:val="002007CF"/>
    <w:rsid w:val="0020086D"/>
    <w:rsid w:val="00200A99"/>
    <w:rsid w:val="00200AAA"/>
    <w:rsid w:val="00200C17"/>
    <w:rsid w:val="0020156F"/>
    <w:rsid w:val="00201602"/>
    <w:rsid w:val="00201C9B"/>
    <w:rsid w:val="00201F6E"/>
    <w:rsid w:val="00202E1F"/>
    <w:rsid w:val="002030C8"/>
    <w:rsid w:val="002035BA"/>
    <w:rsid w:val="002038C2"/>
    <w:rsid w:val="00203CB5"/>
    <w:rsid w:val="00203EA8"/>
    <w:rsid w:val="002046D1"/>
    <w:rsid w:val="00204B86"/>
    <w:rsid w:val="00204CDB"/>
    <w:rsid w:val="00205214"/>
    <w:rsid w:val="00205971"/>
    <w:rsid w:val="002059CD"/>
    <w:rsid w:val="00205DDB"/>
    <w:rsid w:val="002063F7"/>
    <w:rsid w:val="0020656A"/>
    <w:rsid w:val="00206A21"/>
    <w:rsid w:val="00206D7F"/>
    <w:rsid w:val="00206E80"/>
    <w:rsid w:val="0020720C"/>
    <w:rsid w:val="0020728D"/>
    <w:rsid w:val="00207410"/>
    <w:rsid w:val="002074B6"/>
    <w:rsid w:val="00207B02"/>
    <w:rsid w:val="00207D2F"/>
    <w:rsid w:val="00207DB5"/>
    <w:rsid w:val="002102C9"/>
    <w:rsid w:val="00211156"/>
    <w:rsid w:val="002113A2"/>
    <w:rsid w:val="0021145F"/>
    <w:rsid w:val="0021148D"/>
    <w:rsid w:val="00211539"/>
    <w:rsid w:val="00211D29"/>
    <w:rsid w:val="00211DE0"/>
    <w:rsid w:val="00211E23"/>
    <w:rsid w:val="00211F34"/>
    <w:rsid w:val="00211F94"/>
    <w:rsid w:val="00212211"/>
    <w:rsid w:val="00213085"/>
    <w:rsid w:val="00213A62"/>
    <w:rsid w:val="00213D5F"/>
    <w:rsid w:val="00214261"/>
    <w:rsid w:val="00214362"/>
    <w:rsid w:val="00214A73"/>
    <w:rsid w:val="00214BE8"/>
    <w:rsid w:val="0021500C"/>
    <w:rsid w:val="0021512D"/>
    <w:rsid w:val="0021552E"/>
    <w:rsid w:val="002156EB"/>
    <w:rsid w:val="00215CB1"/>
    <w:rsid w:val="002165C0"/>
    <w:rsid w:val="00216867"/>
    <w:rsid w:val="00216A33"/>
    <w:rsid w:val="00216E09"/>
    <w:rsid w:val="00216ECA"/>
    <w:rsid w:val="00216FEE"/>
    <w:rsid w:val="0021740E"/>
    <w:rsid w:val="00217F14"/>
    <w:rsid w:val="0022048C"/>
    <w:rsid w:val="00220655"/>
    <w:rsid w:val="002208B7"/>
    <w:rsid w:val="00220D12"/>
    <w:rsid w:val="00221238"/>
    <w:rsid w:val="00221272"/>
    <w:rsid w:val="00221579"/>
    <w:rsid w:val="0022268F"/>
    <w:rsid w:val="00222995"/>
    <w:rsid w:val="00222B0A"/>
    <w:rsid w:val="00222C43"/>
    <w:rsid w:val="00222E82"/>
    <w:rsid w:val="00223077"/>
    <w:rsid w:val="002236B2"/>
    <w:rsid w:val="002236B7"/>
    <w:rsid w:val="00223735"/>
    <w:rsid w:val="0022386C"/>
    <w:rsid w:val="002245FC"/>
    <w:rsid w:val="00224623"/>
    <w:rsid w:val="002248EF"/>
    <w:rsid w:val="00224C8E"/>
    <w:rsid w:val="00224D02"/>
    <w:rsid w:val="00225061"/>
    <w:rsid w:val="00225067"/>
    <w:rsid w:val="00225962"/>
    <w:rsid w:val="00225E37"/>
    <w:rsid w:val="0022668B"/>
    <w:rsid w:val="00226A61"/>
    <w:rsid w:val="00227507"/>
    <w:rsid w:val="00227C4E"/>
    <w:rsid w:val="00227D58"/>
    <w:rsid w:val="00227E8A"/>
    <w:rsid w:val="00227F2B"/>
    <w:rsid w:val="002300F3"/>
    <w:rsid w:val="00230268"/>
    <w:rsid w:val="00231329"/>
    <w:rsid w:val="0023190E"/>
    <w:rsid w:val="00231BF6"/>
    <w:rsid w:val="0023211A"/>
    <w:rsid w:val="002339D6"/>
    <w:rsid w:val="002339E8"/>
    <w:rsid w:val="00233D13"/>
    <w:rsid w:val="002341E6"/>
    <w:rsid w:val="00234318"/>
    <w:rsid w:val="0023565B"/>
    <w:rsid w:val="002357C8"/>
    <w:rsid w:val="0023581B"/>
    <w:rsid w:val="00235D44"/>
    <w:rsid w:val="00235E0A"/>
    <w:rsid w:val="00235EA2"/>
    <w:rsid w:val="00236027"/>
    <w:rsid w:val="00236431"/>
    <w:rsid w:val="00236937"/>
    <w:rsid w:val="00236CFB"/>
    <w:rsid w:val="00236D66"/>
    <w:rsid w:val="00236E93"/>
    <w:rsid w:val="00236F34"/>
    <w:rsid w:val="00236F72"/>
    <w:rsid w:val="0023710F"/>
    <w:rsid w:val="00237484"/>
    <w:rsid w:val="002376E1"/>
    <w:rsid w:val="00237E48"/>
    <w:rsid w:val="00240405"/>
    <w:rsid w:val="0024043E"/>
    <w:rsid w:val="00240553"/>
    <w:rsid w:val="00240D2A"/>
    <w:rsid w:val="002415C7"/>
    <w:rsid w:val="0024179D"/>
    <w:rsid w:val="002418A3"/>
    <w:rsid w:val="002418B3"/>
    <w:rsid w:val="002418DD"/>
    <w:rsid w:val="002419B3"/>
    <w:rsid w:val="00241E48"/>
    <w:rsid w:val="00241EE1"/>
    <w:rsid w:val="002421CE"/>
    <w:rsid w:val="00242311"/>
    <w:rsid w:val="002427DC"/>
    <w:rsid w:val="0024333C"/>
    <w:rsid w:val="00243432"/>
    <w:rsid w:val="002435F6"/>
    <w:rsid w:val="002437F8"/>
    <w:rsid w:val="002438EA"/>
    <w:rsid w:val="00243B92"/>
    <w:rsid w:val="00244378"/>
    <w:rsid w:val="002454CA"/>
    <w:rsid w:val="002454D6"/>
    <w:rsid w:val="00245875"/>
    <w:rsid w:val="002458F5"/>
    <w:rsid w:val="00245C5B"/>
    <w:rsid w:val="00245FC2"/>
    <w:rsid w:val="00245FEC"/>
    <w:rsid w:val="00246010"/>
    <w:rsid w:val="002460A1"/>
    <w:rsid w:val="002460CC"/>
    <w:rsid w:val="0024615A"/>
    <w:rsid w:val="0024629A"/>
    <w:rsid w:val="00246334"/>
    <w:rsid w:val="00246BDF"/>
    <w:rsid w:val="00246C39"/>
    <w:rsid w:val="00247318"/>
    <w:rsid w:val="002473CC"/>
    <w:rsid w:val="00247416"/>
    <w:rsid w:val="00250166"/>
    <w:rsid w:val="002508A6"/>
    <w:rsid w:val="00250970"/>
    <w:rsid w:val="00250993"/>
    <w:rsid w:val="00250D91"/>
    <w:rsid w:val="00250F12"/>
    <w:rsid w:val="002517CC"/>
    <w:rsid w:val="002517D6"/>
    <w:rsid w:val="002517E1"/>
    <w:rsid w:val="00251C36"/>
    <w:rsid w:val="002526F3"/>
    <w:rsid w:val="00252750"/>
    <w:rsid w:val="002528D6"/>
    <w:rsid w:val="00252D9D"/>
    <w:rsid w:val="0025362D"/>
    <w:rsid w:val="002537F5"/>
    <w:rsid w:val="002539E5"/>
    <w:rsid w:val="00253D43"/>
    <w:rsid w:val="0025419B"/>
    <w:rsid w:val="002546FD"/>
    <w:rsid w:val="0025563D"/>
    <w:rsid w:val="00255BDB"/>
    <w:rsid w:val="00255C96"/>
    <w:rsid w:val="00255D20"/>
    <w:rsid w:val="00255DA8"/>
    <w:rsid w:val="00255E8D"/>
    <w:rsid w:val="002566FB"/>
    <w:rsid w:val="00256C0D"/>
    <w:rsid w:val="00257157"/>
    <w:rsid w:val="00257986"/>
    <w:rsid w:val="00257F9F"/>
    <w:rsid w:val="00257FA8"/>
    <w:rsid w:val="00260AD8"/>
    <w:rsid w:val="00261034"/>
    <w:rsid w:val="00261179"/>
    <w:rsid w:val="0026128D"/>
    <w:rsid w:val="00261931"/>
    <w:rsid w:val="002619A5"/>
    <w:rsid w:val="002619AA"/>
    <w:rsid w:val="0026237B"/>
    <w:rsid w:val="0026282F"/>
    <w:rsid w:val="00262874"/>
    <w:rsid w:val="00262A2A"/>
    <w:rsid w:val="00262B5D"/>
    <w:rsid w:val="00262DC8"/>
    <w:rsid w:val="00263B36"/>
    <w:rsid w:val="00263DB1"/>
    <w:rsid w:val="002644B1"/>
    <w:rsid w:val="002649E8"/>
    <w:rsid w:val="002650AA"/>
    <w:rsid w:val="002651D5"/>
    <w:rsid w:val="00265228"/>
    <w:rsid w:val="0026537B"/>
    <w:rsid w:val="00265590"/>
    <w:rsid w:val="00265F62"/>
    <w:rsid w:val="0026614A"/>
    <w:rsid w:val="002663DE"/>
    <w:rsid w:val="00266E13"/>
    <w:rsid w:val="00267323"/>
    <w:rsid w:val="00267432"/>
    <w:rsid w:val="00267483"/>
    <w:rsid w:val="00267B05"/>
    <w:rsid w:val="002700B6"/>
    <w:rsid w:val="002705E5"/>
    <w:rsid w:val="002705EF"/>
    <w:rsid w:val="00270866"/>
    <w:rsid w:val="00270B20"/>
    <w:rsid w:val="00271654"/>
    <w:rsid w:val="00271957"/>
    <w:rsid w:val="002719A2"/>
    <w:rsid w:val="00271EBF"/>
    <w:rsid w:val="00272979"/>
    <w:rsid w:val="002729AA"/>
    <w:rsid w:val="00272BB1"/>
    <w:rsid w:val="00273443"/>
    <w:rsid w:val="00273489"/>
    <w:rsid w:val="00273AE9"/>
    <w:rsid w:val="00273BE8"/>
    <w:rsid w:val="00273CDE"/>
    <w:rsid w:val="00273DD1"/>
    <w:rsid w:val="00274339"/>
    <w:rsid w:val="00274AF9"/>
    <w:rsid w:val="00274D2F"/>
    <w:rsid w:val="00274D31"/>
    <w:rsid w:val="0027546C"/>
    <w:rsid w:val="002756E7"/>
    <w:rsid w:val="002758A9"/>
    <w:rsid w:val="00275A48"/>
    <w:rsid w:val="00275AF0"/>
    <w:rsid w:val="00275ED8"/>
    <w:rsid w:val="00275F7D"/>
    <w:rsid w:val="00276762"/>
    <w:rsid w:val="00276C37"/>
    <w:rsid w:val="00276E36"/>
    <w:rsid w:val="002773D6"/>
    <w:rsid w:val="0027765C"/>
    <w:rsid w:val="00277850"/>
    <w:rsid w:val="002778FE"/>
    <w:rsid w:val="00277DCF"/>
    <w:rsid w:val="002802C9"/>
    <w:rsid w:val="00281603"/>
    <w:rsid w:val="00281605"/>
    <w:rsid w:val="002818F3"/>
    <w:rsid w:val="00281900"/>
    <w:rsid w:val="00281B30"/>
    <w:rsid w:val="00281B7D"/>
    <w:rsid w:val="00281D39"/>
    <w:rsid w:val="0028207D"/>
    <w:rsid w:val="00282222"/>
    <w:rsid w:val="00282313"/>
    <w:rsid w:val="002824C4"/>
    <w:rsid w:val="00282798"/>
    <w:rsid w:val="00282CAA"/>
    <w:rsid w:val="00282CB6"/>
    <w:rsid w:val="00282EFA"/>
    <w:rsid w:val="0028305F"/>
    <w:rsid w:val="002831BD"/>
    <w:rsid w:val="002835E2"/>
    <w:rsid w:val="00283E0F"/>
    <w:rsid w:val="00283EFD"/>
    <w:rsid w:val="00284504"/>
    <w:rsid w:val="002848B4"/>
    <w:rsid w:val="00284BE7"/>
    <w:rsid w:val="002850C5"/>
    <w:rsid w:val="0028541A"/>
    <w:rsid w:val="00285F78"/>
    <w:rsid w:val="0028629C"/>
    <w:rsid w:val="00286610"/>
    <w:rsid w:val="00286839"/>
    <w:rsid w:val="002871FB"/>
    <w:rsid w:val="0028725B"/>
    <w:rsid w:val="002876D2"/>
    <w:rsid w:val="00287A13"/>
    <w:rsid w:val="00290158"/>
    <w:rsid w:val="00290216"/>
    <w:rsid w:val="0029083D"/>
    <w:rsid w:val="00290D6C"/>
    <w:rsid w:val="00290FEC"/>
    <w:rsid w:val="0029137F"/>
    <w:rsid w:val="00291C23"/>
    <w:rsid w:val="00292AC7"/>
    <w:rsid w:val="00292CA5"/>
    <w:rsid w:val="002944C0"/>
    <w:rsid w:val="00294696"/>
    <w:rsid w:val="00294961"/>
    <w:rsid w:val="00294BC9"/>
    <w:rsid w:val="00295207"/>
    <w:rsid w:val="0029546F"/>
    <w:rsid w:val="002958A7"/>
    <w:rsid w:val="00295EE6"/>
    <w:rsid w:val="0029606D"/>
    <w:rsid w:val="002960E3"/>
    <w:rsid w:val="00296236"/>
    <w:rsid w:val="00296691"/>
    <w:rsid w:val="00296CC2"/>
    <w:rsid w:val="00296EC9"/>
    <w:rsid w:val="0029731E"/>
    <w:rsid w:val="00297656"/>
    <w:rsid w:val="002979EF"/>
    <w:rsid w:val="00297E3D"/>
    <w:rsid w:val="00297F2A"/>
    <w:rsid w:val="002A0608"/>
    <w:rsid w:val="002A1293"/>
    <w:rsid w:val="002A1957"/>
    <w:rsid w:val="002A221E"/>
    <w:rsid w:val="002A2280"/>
    <w:rsid w:val="002A231C"/>
    <w:rsid w:val="002A2339"/>
    <w:rsid w:val="002A2A23"/>
    <w:rsid w:val="002A2CF6"/>
    <w:rsid w:val="002A2F11"/>
    <w:rsid w:val="002A315C"/>
    <w:rsid w:val="002A34F9"/>
    <w:rsid w:val="002A424F"/>
    <w:rsid w:val="002A4424"/>
    <w:rsid w:val="002A4639"/>
    <w:rsid w:val="002A4C77"/>
    <w:rsid w:val="002A4FBE"/>
    <w:rsid w:val="002A576D"/>
    <w:rsid w:val="002A57FD"/>
    <w:rsid w:val="002A5C27"/>
    <w:rsid w:val="002A6565"/>
    <w:rsid w:val="002A6A39"/>
    <w:rsid w:val="002A6A55"/>
    <w:rsid w:val="002A6CA1"/>
    <w:rsid w:val="002A6CCA"/>
    <w:rsid w:val="002A6E28"/>
    <w:rsid w:val="002A7155"/>
    <w:rsid w:val="002A72D7"/>
    <w:rsid w:val="002A771C"/>
    <w:rsid w:val="002A7881"/>
    <w:rsid w:val="002A7C64"/>
    <w:rsid w:val="002A7C8A"/>
    <w:rsid w:val="002A7CC3"/>
    <w:rsid w:val="002A7F91"/>
    <w:rsid w:val="002B00BC"/>
    <w:rsid w:val="002B00F0"/>
    <w:rsid w:val="002B0467"/>
    <w:rsid w:val="002B079F"/>
    <w:rsid w:val="002B0B31"/>
    <w:rsid w:val="002B155C"/>
    <w:rsid w:val="002B17CF"/>
    <w:rsid w:val="002B1833"/>
    <w:rsid w:val="002B1B1B"/>
    <w:rsid w:val="002B1B3C"/>
    <w:rsid w:val="002B1F68"/>
    <w:rsid w:val="002B338F"/>
    <w:rsid w:val="002B33F6"/>
    <w:rsid w:val="002B354A"/>
    <w:rsid w:val="002B3820"/>
    <w:rsid w:val="002B3DFE"/>
    <w:rsid w:val="002B4C25"/>
    <w:rsid w:val="002B4EDD"/>
    <w:rsid w:val="002B5128"/>
    <w:rsid w:val="002B523C"/>
    <w:rsid w:val="002B5630"/>
    <w:rsid w:val="002B5733"/>
    <w:rsid w:val="002B6620"/>
    <w:rsid w:val="002B7913"/>
    <w:rsid w:val="002C008F"/>
    <w:rsid w:val="002C0197"/>
    <w:rsid w:val="002C066D"/>
    <w:rsid w:val="002C0912"/>
    <w:rsid w:val="002C09A6"/>
    <w:rsid w:val="002C09AB"/>
    <w:rsid w:val="002C0C03"/>
    <w:rsid w:val="002C0C3D"/>
    <w:rsid w:val="002C0D66"/>
    <w:rsid w:val="002C0D84"/>
    <w:rsid w:val="002C156A"/>
    <w:rsid w:val="002C15C9"/>
    <w:rsid w:val="002C18E1"/>
    <w:rsid w:val="002C19EE"/>
    <w:rsid w:val="002C23C3"/>
    <w:rsid w:val="002C2775"/>
    <w:rsid w:val="002C279B"/>
    <w:rsid w:val="002C2DC3"/>
    <w:rsid w:val="002C3499"/>
    <w:rsid w:val="002C3669"/>
    <w:rsid w:val="002C3721"/>
    <w:rsid w:val="002C39B2"/>
    <w:rsid w:val="002C3EBC"/>
    <w:rsid w:val="002C43CD"/>
    <w:rsid w:val="002C45C9"/>
    <w:rsid w:val="002C4CEF"/>
    <w:rsid w:val="002C4EE6"/>
    <w:rsid w:val="002C52B4"/>
    <w:rsid w:val="002C67B9"/>
    <w:rsid w:val="002C69FA"/>
    <w:rsid w:val="002C6DF6"/>
    <w:rsid w:val="002C6F15"/>
    <w:rsid w:val="002C752F"/>
    <w:rsid w:val="002C7B3B"/>
    <w:rsid w:val="002C7B71"/>
    <w:rsid w:val="002C7C1A"/>
    <w:rsid w:val="002D00C5"/>
    <w:rsid w:val="002D025B"/>
    <w:rsid w:val="002D0317"/>
    <w:rsid w:val="002D04C9"/>
    <w:rsid w:val="002D0A63"/>
    <w:rsid w:val="002D0B4A"/>
    <w:rsid w:val="002D0E82"/>
    <w:rsid w:val="002D0F92"/>
    <w:rsid w:val="002D0FCD"/>
    <w:rsid w:val="002D14A9"/>
    <w:rsid w:val="002D1AAB"/>
    <w:rsid w:val="002D1FCB"/>
    <w:rsid w:val="002D1FFF"/>
    <w:rsid w:val="002D20ED"/>
    <w:rsid w:val="002D2769"/>
    <w:rsid w:val="002D2A67"/>
    <w:rsid w:val="002D2C63"/>
    <w:rsid w:val="002D3915"/>
    <w:rsid w:val="002D3B22"/>
    <w:rsid w:val="002D43FE"/>
    <w:rsid w:val="002D4ABD"/>
    <w:rsid w:val="002D4ED7"/>
    <w:rsid w:val="002D5409"/>
    <w:rsid w:val="002D5423"/>
    <w:rsid w:val="002D5DEE"/>
    <w:rsid w:val="002D5FD5"/>
    <w:rsid w:val="002D6117"/>
    <w:rsid w:val="002D67FE"/>
    <w:rsid w:val="002D6975"/>
    <w:rsid w:val="002D6A09"/>
    <w:rsid w:val="002D6DDD"/>
    <w:rsid w:val="002D77D7"/>
    <w:rsid w:val="002D7823"/>
    <w:rsid w:val="002D7CD9"/>
    <w:rsid w:val="002D7E3A"/>
    <w:rsid w:val="002E0C49"/>
    <w:rsid w:val="002E0C73"/>
    <w:rsid w:val="002E0CD9"/>
    <w:rsid w:val="002E0D6F"/>
    <w:rsid w:val="002E0E5F"/>
    <w:rsid w:val="002E1601"/>
    <w:rsid w:val="002E1886"/>
    <w:rsid w:val="002E1C68"/>
    <w:rsid w:val="002E2706"/>
    <w:rsid w:val="002E28BA"/>
    <w:rsid w:val="002E2EF1"/>
    <w:rsid w:val="002E34B6"/>
    <w:rsid w:val="002E355B"/>
    <w:rsid w:val="002E377A"/>
    <w:rsid w:val="002E3880"/>
    <w:rsid w:val="002E3ECA"/>
    <w:rsid w:val="002E4048"/>
    <w:rsid w:val="002E42C8"/>
    <w:rsid w:val="002E446F"/>
    <w:rsid w:val="002E4779"/>
    <w:rsid w:val="002E48F0"/>
    <w:rsid w:val="002E49CF"/>
    <w:rsid w:val="002E4ABB"/>
    <w:rsid w:val="002E55E9"/>
    <w:rsid w:val="002E560E"/>
    <w:rsid w:val="002E56FB"/>
    <w:rsid w:val="002E5A07"/>
    <w:rsid w:val="002E5D27"/>
    <w:rsid w:val="002E5D60"/>
    <w:rsid w:val="002E601F"/>
    <w:rsid w:val="002E7C6B"/>
    <w:rsid w:val="002F0343"/>
    <w:rsid w:val="002F073E"/>
    <w:rsid w:val="002F093F"/>
    <w:rsid w:val="002F0A5E"/>
    <w:rsid w:val="002F0CDC"/>
    <w:rsid w:val="002F0E1D"/>
    <w:rsid w:val="002F0FB9"/>
    <w:rsid w:val="002F1288"/>
    <w:rsid w:val="002F12F3"/>
    <w:rsid w:val="002F1384"/>
    <w:rsid w:val="002F19D3"/>
    <w:rsid w:val="002F19F9"/>
    <w:rsid w:val="002F1E93"/>
    <w:rsid w:val="002F21FA"/>
    <w:rsid w:val="002F22BF"/>
    <w:rsid w:val="002F288A"/>
    <w:rsid w:val="002F2DCA"/>
    <w:rsid w:val="002F3109"/>
    <w:rsid w:val="002F360F"/>
    <w:rsid w:val="002F3AEF"/>
    <w:rsid w:val="002F40B7"/>
    <w:rsid w:val="002F4249"/>
    <w:rsid w:val="002F47F2"/>
    <w:rsid w:val="002F4F16"/>
    <w:rsid w:val="002F50E1"/>
    <w:rsid w:val="002F5703"/>
    <w:rsid w:val="002F5961"/>
    <w:rsid w:val="002F5A72"/>
    <w:rsid w:val="002F5B13"/>
    <w:rsid w:val="002F5E79"/>
    <w:rsid w:val="002F6430"/>
    <w:rsid w:val="002F64FA"/>
    <w:rsid w:val="002F6775"/>
    <w:rsid w:val="002F6836"/>
    <w:rsid w:val="002F6BD5"/>
    <w:rsid w:val="002F6E45"/>
    <w:rsid w:val="002F700A"/>
    <w:rsid w:val="002F71C5"/>
    <w:rsid w:val="002F72E2"/>
    <w:rsid w:val="002F73C4"/>
    <w:rsid w:val="002F758B"/>
    <w:rsid w:val="002F77E4"/>
    <w:rsid w:val="002F7BDD"/>
    <w:rsid w:val="002F7CE3"/>
    <w:rsid w:val="00300017"/>
    <w:rsid w:val="003000E4"/>
    <w:rsid w:val="00300656"/>
    <w:rsid w:val="00300766"/>
    <w:rsid w:val="00300A7F"/>
    <w:rsid w:val="00300F38"/>
    <w:rsid w:val="003013C2"/>
    <w:rsid w:val="003015A4"/>
    <w:rsid w:val="00301745"/>
    <w:rsid w:val="0030175E"/>
    <w:rsid w:val="00301AF0"/>
    <w:rsid w:val="00301C5B"/>
    <w:rsid w:val="00301F2B"/>
    <w:rsid w:val="00302375"/>
    <w:rsid w:val="003023CF"/>
    <w:rsid w:val="00302494"/>
    <w:rsid w:val="003026D0"/>
    <w:rsid w:val="00302984"/>
    <w:rsid w:val="00302CDF"/>
    <w:rsid w:val="00303046"/>
    <w:rsid w:val="003032A3"/>
    <w:rsid w:val="003033A5"/>
    <w:rsid w:val="00303A5F"/>
    <w:rsid w:val="00303AB7"/>
    <w:rsid w:val="00303FA3"/>
    <w:rsid w:val="00304557"/>
    <w:rsid w:val="0030476E"/>
    <w:rsid w:val="00304862"/>
    <w:rsid w:val="00304C65"/>
    <w:rsid w:val="00304C89"/>
    <w:rsid w:val="00304FE3"/>
    <w:rsid w:val="00304FF8"/>
    <w:rsid w:val="0030561D"/>
    <w:rsid w:val="003058A3"/>
    <w:rsid w:val="00305D76"/>
    <w:rsid w:val="00306653"/>
    <w:rsid w:val="003067E5"/>
    <w:rsid w:val="0030683D"/>
    <w:rsid w:val="00307019"/>
    <w:rsid w:val="003074B6"/>
    <w:rsid w:val="00307561"/>
    <w:rsid w:val="00307729"/>
    <w:rsid w:val="0030784F"/>
    <w:rsid w:val="00310405"/>
    <w:rsid w:val="0031051D"/>
    <w:rsid w:val="00310799"/>
    <w:rsid w:val="00311579"/>
    <w:rsid w:val="00311669"/>
    <w:rsid w:val="0031182A"/>
    <w:rsid w:val="00311D4A"/>
    <w:rsid w:val="00311E1F"/>
    <w:rsid w:val="00312254"/>
    <w:rsid w:val="0031241E"/>
    <w:rsid w:val="0031292E"/>
    <w:rsid w:val="003129C5"/>
    <w:rsid w:val="00313273"/>
    <w:rsid w:val="0031329B"/>
    <w:rsid w:val="0031350D"/>
    <w:rsid w:val="00314286"/>
    <w:rsid w:val="00314414"/>
    <w:rsid w:val="003149DC"/>
    <w:rsid w:val="00314C7D"/>
    <w:rsid w:val="00314D1A"/>
    <w:rsid w:val="00314E6A"/>
    <w:rsid w:val="003153BB"/>
    <w:rsid w:val="00315609"/>
    <w:rsid w:val="00315710"/>
    <w:rsid w:val="0031579E"/>
    <w:rsid w:val="00316196"/>
    <w:rsid w:val="0031637D"/>
    <w:rsid w:val="0031671A"/>
    <w:rsid w:val="003167F1"/>
    <w:rsid w:val="003171AD"/>
    <w:rsid w:val="00317304"/>
    <w:rsid w:val="0031799D"/>
    <w:rsid w:val="00317A71"/>
    <w:rsid w:val="00317CA3"/>
    <w:rsid w:val="00317F61"/>
    <w:rsid w:val="003200A0"/>
    <w:rsid w:val="003203DD"/>
    <w:rsid w:val="0032078C"/>
    <w:rsid w:val="00320A13"/>
    <w:rsid w:val="00320BB2"/>
    <w:rsid w:val="00320D63"/>
    <w:rsid w:val="00320EB2"/>
    <w:rsid w:val="0032112D"/>
    <w:rsid w:val="003211C6"/>
    <w:rsid w:val="00321E87"/>
    <w:rsid w:val="003221AA"/>
    <w:rsid w:val="003221C3"/>
    <w:rsid w:val="003225FD"/>
    <w:rsid w:val="00322688"/>
    <w:rsid w:val="00322850"/>
    <w:rsid w:val="0032287A"/>
    <w:rsid w:val="0032287F"/>
    <w:rsid w:val="00322ACF"/>
    <w:rsid w:val="00322E64"/>
    <w:rsid w:val="003233C2"/>
    <w:rsid w:val="00323464"/>
    <w:rsid w:val="0032415D"/>
    <w:rsid w:val="003244A4"/>
    <w:rsid w:val="003249A3"/>
    <w:rsid w:val="00324DEE"/>
    <w:rsid w:val="00325164"/>
    <w:rsid w:val="00325197"/>
    <w:rsid w:val="00325329"/>
    <w:rsid w:val="003256F9"/>
    <w:rsid w:val="003265DF"/>
    <w:rsid w:val="0032667F"/>
    <w:rsid w:val="00326728"/>
    <w:rsid w:val="003276FD"/>
    <w:rsid w:val="00327756"/>
    <w:rsid w:val="00327B3C"/>
    <w:rsid w:val="00327CD0"/>
    <w:rsid w:val="00330350"/>
    <w:rsid w:val="00330690"/>
    <w:rsid w:val="00330B2B"/>
    <w:rsid w:val="003313BA"/>
    <w:rsid w:val="003314AD"/>
    <w:rsid w:val="0033188C"/>
    <w:rsid w:val="00331E4D"/>
    <w:rsid w:val="00331F1E"/>
    <w:rsid w:val="003323B1"/>
    <w:rsid w:val="0033268D"/>
    <w:rsid w:val="00332D85"/>
    <w:rsid w:val="00332FB4"/>
    <w:rsid w:val="00333151"/>
    <w:rsid w:val="00333F09"/>
    <w:rsid w:val="00333F0E"/>
    <w:rsid w:val="00334039"/>
    <w:rsid w:val="003348DE"/>
    <w:rsid w:val="00334912"/>
    <w:rsid w:val="00334B4E"/>
    <w:rsid w:val="00334DAB"/>
    <w:rsid w:val="0033501C"/>
    <w:rsid w:val="003351B9"/>
    <w:rsid w:val="00336210"/>
    <w:rsid w:val="00336573"/>
    <w:rsid w:val="003365F5"/>
    <w:rsid w:val="0033699A"/>
    <w:rsid w:val="00336A19"/>
    <w:rsid w:val="00336C14"/>
    <w:rsid w:val="003373C7"/>
    <w:rsid w:val="003375CE"/>
    <w:rsid w:val="00337F0E"/>
    <w:rsid w:val="003410AB"/>
    <w:rsid w:val="00341263"/>
    <w:rsid w:val="00341267"/>
    <w:rsid w:val="003422D3"/>
    <w:rsid w:val="00342490"/>
    <w:rsid w:val="00342736"/>
    <w:rsid w:val="00342EE5"/>
    <w:rsid w:val="00343408"/>
    <w:rsid w:val="00343765"/>
    <w:rsid w:val="00343BD3"/>
    <w:rsid w:val="00343FCD"/>
    <w:rsid w:val="003445B9"/>
    <w:rsid w:val="003449E4"/>
    <w:rsid w:val="00344D45"/>
    <w:rsid w:val="0034560E"/>
    <w:rsid w:val="00345B07"/>
    <w:rsid w:val="00345CB0"/>
    <w:rsid w:val="00345CD3"/>
    <w:rsid w:val="00346137"/>
    <w:rsid w:val="003461D8"/>
    <w:rsid w:val="00346219"/>
    <w:rsid w:val="00346645"/>
    <w:rsid w:val="00346899"/>
    <w:rsid w:val="00346C7E"/>
    <w:rsid w:val="00346ECE"/>
    <w:rsid w:val="00347122"/>
    <w:rsid w:val="003472C1"/>
    <w:rsid w:val="003475B5"/>
    <w:rsid w:val="003479D9"/>
    <w:rsid w:val="00347AF9"/>
    <w:rsid w:val="00347B2A"/>
    <w:rsid w:val="00347BF8"/>
    <w:rsid w:val="00347F4B"/>
    <w:rsid w:val="00350099"/>
    <w:rsid w:val="003508A0"/>
    <w:rsid w:val="00350C09"/>
    <w:rsid w:val="0035154D"/>
    <w:rsid w:val="00351808"/>
    <w:rsid w:val="00351DA9"/>
    <w:rsid w:val="00352114"/>
    <w:rsid w:val="0035223F"/>
    <w:rsid w:val="003529DC"/>
    <w:rsid w:val="00352B25"/>
    <w:rsid w:val="00352CA6"/>
    <w:rsid w:val="00352CEC"/>
    <w:rsid w:val="003530FD"/>
    <w:rsid w:val="0035348D"/>
    <w:rsid w:val="003535A9"/>
    <w:rsid w:val="00353914"/>
    <w:rsid w:val="00354051"/>
    <w:rsid w:val="00354266"/>
    <w:rsid w:val="00354502"/>
    <w:rsid w:val="00355A99"/>
    <w:rsid w:val="00355B35"/>
    <w:rsid w:val="00355BE3"/>
    <w:rsid w:val="00355BFC"/>
    <w:rsid w:val="00355CA9"/>
    <w:rsid w:val="0035618C"/>
    <w:rsid w:val="0035670C"/>
    <w:rsid w:val="00356755"/>
    <w:rsid w:val="00356AB2"/>
    <w:rsid w:val="00356B69"/>
    <w:rsid w:val="00356D20"/>
    <w:rsid w:val="00357403"/>
    <w:rsid w:val="00357563"/>
    <w:rsid w:val="00357702"/>
    <w:rsid w:val="003578CE"/>
    <w:rsid w:val="00357FC7"/>
    <w:rsid w:val="003602A5"/>
    <w:rsid w:val="00360752"/>
    <w:rsid w:val="00360B15"/>
    <w:rsid w:val="00360D7B"/>
    <w:rsid w:val="0036122D"/>
    <w:rsid w:val="003615FF"/>
    <w:rsid w:val="0036172F"/>
    <w:rsid w:val="003617DB"/>
    <w:rsid w:val="00361963"/>
    <w:rsid w:val="003619E1"/>
    <w:rsid w:val="00361B0D"/>
    <w:rsid w:val="00361B28"/>
    <w:rsid w:val="00361E44"/>
    <w:rsid w:val="003625DA"/>
    <w:rsid w:val="00362D9B"/>
    <w:rsid w:val="003635CF"/>
    <w:rsid w:val="00363632"/>
    <w:rsid w:val="0036381F"/>
    <w:rsid w:val="00363B8F"/>
    <w:rsid w:val="00363BEE"/>
    <w:rsid w:val="00363E96"/>
    <w:rsid w:val="003641B3"/>
    <w:rsid w:val="00364426"/>
    <w:rsid w:val="0036466F"/>
    <w:rsid w:val="003655EC"/>
    <w:rsid w:val="0036576A"/>
    <w:rsid w:val="0036584B"/>
    <w:rsid w:val="00365C25"/>
    <w:rsid w:val="00365D50"/>
    <w:rsid w:val="00365E02"/>
    <w:rsid w:val="00366041"/>
    <w:rsid w:val="0036610C"/>
    <w:rsid w:val="003661A9"/>
    <w:rsid w:val="003663E0"/>
    <w:rsid w:val="00366960"/>
    <w:rsid w:val="00367433"/>
    <w:rsid w:val="00367457"/>
    <w:rsid w:val="00367480"/>
    <w:rsid w:val="003700C7"/>
    <w:rsid w:val="0037010D"/>
    <w:rsid w:val="003703CD"/>
    <w:rsid w:val="00370A45"/>
    <w:rsid w:val="00370C7B"/>
    <w:rsid w:val="00370E17"/>
    <w:rsid w:val="00371A6F"/>
    <w:rsid w:val="00371B95"/>
    <w:rsid w:val="00371CCD"/>
    <w:rsid w:val="003720BF"/>
    <w:rsid w:val="00372921"/>
    <w:rsid w:val="00372ADB"/>
    <w:rsid w:val="00372CFE"/>
    <w:rsid w:val="00372EF5"/>
    <w:rsid w:val="0037318F"/>
    <w:rsid w:val="003736F9"/>
    <w:rsid w:val="00373745"/>
    <w:rsid w:val="0037394E"/>
    <w:rsid w:val="00373F17"/>
    <w:rsid w:val="003743E0"/>
    <w:rsid w:val="00374634"/>
    <w:rsid w:val="00374B63"/>
    <w:rsid w:val="00374FBD"/>
    <w:rsid w:val="003750B4"/>
    <w:rsid w:val="0037510C"/>
    <w:rsid w:val="00375422"/>
    <w:rsid w:val="003756B7"/>
    <w:rsid w:val="00375815"/>
    <w:rsid w:val="0037591F"/>
    <w:rsid w:val="00375EFF"/>
    <w:rsid w:val="003762E8"/>
    <w:rsid w:val="00376303"/>
    <w:rsid w:val="00376844"/>
    <w:rsid w:val="00376CD1"/>
    <w:rsid w:val="00376FE2"/>
    <w:rsid w:val="003776C9"/>
    <w:rsid w:val="00377DB4"/>
    <w:rsid w:val="00377F92"/>
    <w:rsid w:val="003802C9"/>
    <w:rsid w:val="003804EA"/>
    <w:rsid w:val="0038076B"/>
    <w:rsid w:val="0038104A"/>
    <w:rsid w:val="00381465"/>
    <w:rsid w:val="00381A09"/>
    <w:rsid w:val="00381ACD"/>
    <w:rsid w:val="003820C9"/>
    <w:rsid w:val="003821C5"/>
    <w:rsid w:val="0038252B"/>
    <w:rsid w:val="00382FA4"/>
    <w:rsid w:val="00382FB0"/>
    <w:rsid w:val="00383261"/>
    <w:rsid w:val="00383269"/>
    <w:rsid w:val="003833EE"/>
    <w:rsid w:val="00383895"/>
    <w:rsid w:val="00383D99"/>
    <w:rsid w:val="00384030"/>
    <w:rsid w:val="0038496C"/>
    <w:rsid w:val="00384D59"/>
    <w:rsid w:val="00385869"/>
    <w:rsid w:val="003858B2"/>
    <w:rsid w:val="00385A10"/>
    <w:rsid w:val="00386679"/>
    <w:rsid w:val="003869BB"/>
    <w:rsid w:val="00386FA3"/>
    <w:rsid w:val="00387230"/>
    <w:rsid w:val="00387606"/>
    <w:rsid w:val="00387704"/>
    <w:rsid w:val="003879D8"/>
    <w:rsid w:val="00390143"/>
    <w:rsid w:val="003901ED"/>
    <w:rsid w:val="003902AD"/>
    <w:rsid w:val="003902DF"/>
    <w:rsid w:val="00390509"/>
    <w:rsid w:val="00390546"/>
    <w:rsid w:val="0039057A"/>
    <w:rsid w:val="003907F7"/>
    <w:rsid w:val="00390820"/>
    <w:rsid w:val="00390C3C"/>
    <w:rsid w:val="00390F16"/>
    <w:rsid w:val="003913DE"/>
    <w:rsid w:val="0039193E"/>
    <w:rsid w:val="00391CC6"/>
    <w:rsid w:val="00391D7D"/>
    <w:rsid w:val="0039268D"/>
    <w:rsid w:val="0039282E"/>
    <w:rsid w:val="00392A30"/>
    <w:rsid w:val="00392CAD"/>
    <w:rsid w:val="00392E7B"/>
    <w:rsid w:val="00393EA5"/>
    <w:rsid w:val="00393FF4"/>
    <w:rsid w:val="003940B1"/>
    <w:rsid w:val="003942A1"/>
    <w:rsid w:val="003945B7"/>
    <w:rsid w:val="003945D5"/>
    <w:rsid w:val="00394A00"/>
    <w:rsid w:val="00394E3B"/>
    <w:rsid w:val="00394FB2"/>
    <w:rsid w:val="003953BF"/>
    <w:rsid w:val="00395481"/>
    <w:rsid w:val="00395A32"/>
    <w:rsid w:val="003961DE"/>
    <w:rsid w:val="003968B6"/>
    <w:rsid w:val="00396D96"/>
    <w:rsid w:val="00396FFD"/>
    <w:rsid w:val="0039771C"/>
    <w:rsid w:val="003978DC"/>
    <w:rsid w:val="00397C09"/>
    <w:rsid w:val="003A0278"/>
    <w:rsid w:val="003A07E1"/>
    <w:rsid w:val="003A07ED"/>
    <w:rsid w:val="003A098B"/>
    <w:rsid w:val="003A0D37"/>
    <w:rsid w:val="003A0FD6"/>
    <w:rsid w:val="003A12DC"/>
    <w:rsid w:val="003A1412"/>
    <w:rsid w:val="003A167E"/>
    <w:rsid w:val="003A19C0"/>
    <w:rsid w:val="003A1E35"/>
    <w:rsid w:val="003A2530"/>
    <w:rsid w:val="003A26E5"/>
    <w:rsid w:val="003A2976"/>
    <w:rsid w:val="003A2C50"/>
    <w:rsid w:val="003A2D15"/>
    <w:rsid w:val="003A3302"/>
    <w:rsid w:val="003A3817"/>
    <w:rsid w:val="003A4151"/>
    <w:rsid w:val="003A44ED"/>
    <w:rsid w:val="003A48F2"/>
    <w:rsid w:val="003A4C05"/>
    <w:rsid w:val="003A51C3"/>
    <w:rsid w:val="003A5215"/>
    <w:rsid w:val="003A5CFA"/>
    <w:rsid w:val="003A6010"/>
    <w:rsid w:val="003A60F6"/>
    <w:rsid w:val="003A6318"/>
    <w:rsid w:val="003A6671"/>
    <w:rsid w:val="003A6BF8"/>
    <w:rsid w:val="003A71FA"/>
    <w:rsid w:val="003A746E"/>
    <w:rsid w:val="003A77C1"/>
    <w:rsid w:val="003A7F1D"/>
    <w:rsid w:val="003B00BC"/>
    <w:rsid w:val="003B0409"/>
    <w:rsid w:val="003B1904"/>
    <w:rsid w:val="003B20D5"/>
    <w:rsid w:val="003B253C"/>
    <w:rsid w:val="003B2626"/>
    <w:rsid w:val="003B2686"/>
    <w:rsid w:val="003B28DF"/>
    <w:rsid w:val="003B2B07"/>
    <w:rsid w:val="003B300C"/>
    <w:rsid w:val="003B32B9"/>
    <w:rsid w:val="003B334F"/>
    <w:rsid w:val="003B39DA"/>
    <w:rsid w:val="003B3AC6"/>
    <w:rsid w:val="003B3DAA"/>
    <w:rsid w:val="003B4323"/>
    <w:rsid w:val="003B4628"/>
    <w:rsid w:val="003B4AAA"/>
    <w:rsid w:val="003B4CFC"/>
    <w:rsid w:val="003B4D9C"/>
    <w:rsid w:val="003B5069"/>
    <w:rsid w:val="003B530B"/>
    <w:rsid w:val="003B56A7"/>
    <w:rsid w:val="003B5ECE"/>
    <w:rsid w:val="003B61C9"/>
    <w:rsid w:val="003B629B"/>
    <w:rsid w:val="003B632F"/>
    <w:rsid w:val="003B66D3"/>
    <w:rsid w:val="003B67EB"/>
    <w:rsid w:val="003B6A38"/>
    <w:rsid w:val="003B6A94"/>
    <w:rsid w:val="003B6EF1"/>
    <w:rsid w:val="003B6F18"/>
    <w:rsid w:val="003B6FEF"/>
    <w:rsid w:val="003B714B"/>
    <w:rsid w:val="003B72A8"/>
    <w:rsid w:val="003B72B7"/>
    <w:rsid w:val="003B7632"/>
    <w:rsid w:val="003B7720"/>
    <w:rsid w:val="003B7BBD"/>
    <w:rsid w:val="003B7C0C"/>
    <w:rsid w:val="003B7DB4"/>
    <w:rsid w:val="003B7FA5"/>
    <w:rsid w:val="003C00F7"/>
    <w:rsid w:val="003C05EF"/>
    <w:rsid w:val="003C0C1F"/>
    <w:rsid w:val="003C0C53"/>
    <w:rsid w:val="003C0DCA"/>
    <w:rsid w:val="003C1323"/>
    <w:rsid w:val="003C1436"/>
    <w:rsid w:val="003C1451"/>
    <w:rsid w:val="003C1BA6"/>
    <w:rsid w:val="003C1CD7"/>
    <w:rsid w:val="003C2185"/>
    <w:rsid w:val="003C2372"/>
    <w:rsid w:val="003C23B8"/>
    <w:rsid w:val="003C23F9"/>
    <w:rsid w:val="003C2556"/>
    <w:rsid w:val="003C262B"/>
    <w:rsid w:val="003C2CD8"/>
    <w:rsid w:val="003C37A2"/>
    <w:rsid w:val="003C3D9E"/>
    <w:rsid w:val="003C3E0E"/>
    <w:rsid w:val="003C3EF6"/>
    <w:rsid w:val="003C45A2"/>
    <w:rsid w:val="003C45F3"/>
    <w:rsid w:val="003C46DC"/>
    <w:rsid w:val="003C4ED5"/>
    <w:rsid w:val="003C563A"/>
    <w:rsid w:val="003C622E"/>
    <w:rsid w:val="003C6365"/>
    <w:rsid w:val="003C63DA"/>
    <w:rsid w:val="003C6510"/>
    <w:rsid w:val="003C6557"/>
    <w:rsid w:val="003C687F"/>
    <w:rsid w:val="003C6A22"/>
    <w:rsid w:val="003C7005"/>
    <w:rsid w:val="003C7007"/>
    <w:rsid w:val="003C705B"/>
    <w:rsid w:val="003C7154"/>
    <w:rsid w:val="003C7165"/>
    <w:rsid w:val="003C71C7"/>
    <w:rsid w:val="003C7A4A"/>
    <w:rsid w:val="003C7D32"/>
    <w:rsid w:val="003D0347"/>
    <w:rsid w:val="003D0693"/>
    <w:rsid w:val="003D0E9C"/>
    <w:rsid w:val="003D0F1E"/>
    <w:rsid w:val="003D107E"/>
    <w:rsid w:val="003D1263"/>
    <w:rsid w:val="003D1289"/>
    <w:rsid w:val="003D160A"/>
    <w:rsid w:val="003D194C"/>
    <w:rsid w:val="003D1EAC"/>
    <w:rsid w:val="003D25DF"/>
    <w:rsid w:val="003D2923"/>
    <w:rsid w:val="003D2F8F"/>
    <w:rsid w:val="003D2FE3"/>
    <w:rsid w:val="003D31DB"/>
    <w:rsid w:val="003D3510"/>
    <w:rsid w:val="003D352E"/>
    <w:rsid w:val="003D403C"/>
    <w:rsid w:val="003D4297"/>
    <w:rsid w:val="003D43B8"/>
    <w:rsid w:val="003D4680"/>
    <w:rsid w:val="003D4914"/>
    <w:rsid w:val="003D4C01"/>
    <w:rsid w:val="003D612C"/>
    <w:rsid w:val="003D636D"/>
    <w:rsid w:val="003D68A2"/>
    <w:rsid w:val="003D7064"/>
    <w:rsid w:val="003D7794"/>
    <w:rsid w:val="003D77B9"/>
    <w:rsid w:val="003D7DA1"/>
    <w:rsid w:val="003D7E64"/>
    <w:rsid w:val="003E0E93"/>
    <w:rsid w:val="003E0EB9"/>
    <w:rsid w:val="003E115A"/>
    <w:rsid w:val="003E137C"/>
    <w:rsid w:val="003E16D0"/>
    <w:rsid w:val="003E17D8"/>
    <w:rsid w:val="003E1B9A"/>
    <w:rsid w:val="003E1CAB"/>
    <w:rsid w:val="003E1DCE"/>
    <w:rsid w:val="003E1F32"/>
    <w:rsid w:val="003E1FC4"/>
    <w:rsid w:val="003E22B2"/>
    <w:rsid w:val="003E23CB"/>
    <w:rsid w:val="003E24F1"/>
    <w:rsid w:val="003E30F9"/>
    <w:rsid w:val="003E320A"/>
    <w:rsid w:val="003E393F"/>
    <w:rsid w:val="003E3B9F"/>
    <w:rsid w:val="003E3D80"/>
    <w:rsid w:val="003E3D90"/>
    <w:rsid w:val="003E3DE7"/>
    <w:rsid w:val="003E4614"/>
    <w:rsid w:val="003E4701"/>
    <w:rsid w:val="003E47C5"/>
    <w:rsid w:val="003E4BAC"/>
    <w:rsid w:val="003E4D16"/>
    <w:rsid w:val="003E4E1F"/>
    <w:rsid w:val="003E4E7C"/>
    <w:rsid w:val="003E5214"/>
    <w:rsid w:val="003E55FE"/>
    <w:rsid w:val="003E651B"/>
    <w:rsid w:val="003E6577"/>
    <w:rsid w:val="003E6940"/>
    <w:rsid w:val="003E720E"/>
    <w:rsid w:val="003E734A"/>
    <w:rsid w:val="003E792F"/>
    <w:rsid w:val="003E7B83"/>
    <w:rsid w:val="003E7CB2"/>
    <w:rsid w:val="003E7CD9"/>
    <w:rsid w:val="003E7CFE"/>
    <w:rsid w:val="003F09DE"/>
    <w:rsid w:val="003F10C8"/>
    <w:rsid w:val="003F14E0"/>
    <w:rsid w:val="003F17DD"/>
    <w:rsid w:val="003F18A0"/>
    <w:rsid w:val="003F1B0A"/>
    <w:rsid w:val="003F1F24"/>
    <w:rsid w:val="003F22E1"/>
    <w:rsid w:val="003F2552"/>
    <w:rsid w:val="003F2A4C"/>
    <w:rsid w:val="003F3295"/>
    <w:rsid w:val="003F3774"/>
    <w:rsid w:val="003F4134"/>
    <w:rsid w:val="003F436C"/>
    <w:rsid w:val="003F4598"/>
    <w:rsid w:val="003F469F"/>
    <w:rsid w:val="003F46B8"/>
    <w:rsid w:val="003F4EB0"/>
    <w:rsid w:val="003F541B"/>
    <w:rsid w:val="003F55BC"/>
    <w:rsid w:val="003F55D1"/>
    <w:rsid w:val="003F5851"/>
    <w:rsid w:val="003F588A"/>
    <w:rsid w:val="003F59E4"/>
    <w:rsid w:val="003F6233"/>
    <w:rsid w:val="003F63CA"/>
    <w:rsid w:val="003F645A"/>
    <w:rsid w:val="003F6955"/>
    <w:rsid w:val="003F70A6"/>
    <w:rsid w:val="003F71B1"/>
    <w:rsid w:val="003F7EC5"/>
    <w:rsid w:val="00400825"/>
    <w:rsid w:val="00400E63"/>
    <w:rsid w:val="004012C3"/>
    <w:rsid w:val="00401499"/>
    <w:rsid w:val="004018E3"/>
    <w:rsid w:val="00401ABF"/>
    <w:rsid w:val="00401B30"/>
    <w:rsid w:val="00401E6F"/>
    <w:rsid w:val="00401F94"/>
    <w:rsid w:val="00401FAB"/>
    <w:rsid w:val="00402329"/>
    <w:rsid w:val="00402479"/>
    <w:rsid w:val="004024E6"/>
    <w:rsid w:val="0040294B"/>
    <w:rsid w:val="00402A7A"/>
    <w:rsid w:val="00402AB5"/>
    <w:rsid w:val="00402D28"/>
    <w:rsid w:val="00402DB5"/>
    <w:rsid w:val="004031A3"/>
    <w:rsid w:val="00403243"/>
    <w:rsid w:val="0040386B"/>
    <w:rsid w:val="00403B2B"/>
    <w:rsid w:val="00403BC9"/>
    <w:rsid w:val="004049C0"/>
    <w:rsid w:val="00405149"/>
    <w:rsid w:val="004055F1"/>
    <w:rsid w:val="004057B8"/>
    <w:rsid w:val="00405A43"/>
    <w:rsid w:val="00405BC1"/>
    <w:rsid w:val="00405FE4"/>
    <w:rsid w:val="004063BA"/>
    <w:rsid w:val="004063BD"/>
    <w:rsid w:val="004067FC"/>
    <w:rsid w:val="00406D1D"/>
    <w:rsid w:val="00406F66"/>
    <w:rsid w:val="00406FF3"/>
    <w:rsid w:val="00407175"/>
    <w:rsid w:val="004074C6"/>
    <w:rsid w:val="004074D2"/>
    <w:rsid w:val="004076B0"/>
    <w:rsid w:val="00407CF3"/>
    <w:rsid w:val="00407FAC"/>
    <w:rsid w:val="004103DD"/>
    <w:rsid w:val="004108F4"/>
    <w:rsid w:val="00410FDA"/>
    <w:rsid w:val="004111D6"/>
    <w:rsid w:val="004113D6"/>
    <w:rsid w:val="00411A43"/>
    <w:rsid w:val="00411AB6"/>
    <w:rsid w:val="00411C28"/>
    <w:rsid w:val="00412250"/>
    <w:rsid w:val="004122BB"/>
    <w:rsid w:val="00412A81"/>
    <w:rsid w:val="00412AB5"/>
    <w:rsid w:val="00412F14"/>
    <w:rsid w:val="00413223"/>
    <w:rsid w:val="0041323C"/>
    <w:rsid w:val="00413473"/>
    <w:rsid w:val="004139A9"/>
    <w:rsid w:val="00413AE4"/>
    <w:rsid w:val="00413C67"/>
    <w:rsid w:val="00413D29"/>
    <w:rsid w:val="00413D31"/>
    <w:rsid w:val="00413EA8"/>
    <w:rsid w:val="00413EEA"/>
    <w:rsid w:val="00413FE6"/>
    <w:rsid w:val="0041432F"/>
    <w:rsid w:val="00414643"/>
    <w:rsid w:val="0041481B"/>
    <w:rsid w:val="00414BE7"/>
    <w:rsid w:val="004153B2"/>
    <w:rsid w:val="00415978"/>
    <w:rsid w:val="00415D23"/>
    <w:rsid w:val="00416409"/>
    <w:rsid w:val="00416508"/>
    <w:rsid w:val="0041660D"/>
    <w:rsid w:val="004167DB"/>
    <w:rsid w:val="00416B3F"/>
    <w:rsid w:val="00416BCF"/>
    <w:rsid w:val="00417DED"/>
    <w:rsid w:val="00417DF0"/>
    <w:rsid w:val="00417E8E"/>
    <w:rsid w:val="004201AD"/>
    <w:rsid w:val="004202C7"/>
    <w:rsid w:val="0042037E"/>
    <w:rsid w:val="004204E3"/>
    <w:rsid w:val="004205D4"/>
    <w:rsid w:val="00420799"/>
    <w:rsid w:val="00420E90"/>
    <w:rsid w:val="00420ED6"/>
    <w:rsid w:val="00420FE0"/>
    <w:rsid w:val="00421039"/>
    <w:rsid w:val="00421066"/>
    <w:rsid w:val="004211CA"/>
    <w:rsid w:val="004211EC"/>
    <w:rsid w:val="004219DE"/>
    <w:rsid w:val="00421B79"/>
    <w:rsid w:val="00421C9C"/>
    <w:rsid w:val="00421CB3"/>
    <w:rsid w:val="0042271E"/>
    <w:rsid w:val="00422916"/>
    <w:rsid w:val="00422B72"/>
    <w:rsid w:val="00422E7B"/>
    <w:rsid w:val="0042311C"/>
    <w:rsid w:val="004232F9"/>
    <w:rsid w:val="00423842"/>
    <w:rsid w:val="00423954"/>
    <w:rsid w:val="00423DFD"/>
    <w:rsid w:val="004245C1"/>
    <w:rsid w:val="004246C5"/>
    <w:rsid w:val="00424F25"/>
    <w:rsid w:val="004250C9"/>
    <w:rsid w:val="004251F9"/>
    <w:rsid w:val="004252F0"/>
    <w:rsid w:val="00425354"/>
    <w:rsid w:val="004260F6"/>
    <w:rsid w:val="00426243"/>
    <w:rsid w:val="004266F6"/>
    <w:rsid w:val="00426B77"/>
    <w:rsid w:val="00426E35"/>
    <w:rsid w:val="00427D24"/>
    <w:rsid w:val="00430213"/>
    <w:rsid w:val="00430316"/>
    <w:rsid w:val="00430AFA"/>
    <w:rsid w:val="00430F4C"/>
    <w:rsid w:val="00431434"/>
    <w:rsid w:val="004315F5"/>
    <w:rsid w:val="00431629"/>
    <w:rsid w:val="00431822"/>
    <w:rsid w:val="00431F76"/>
    <w:rsid w:val="004326F4"/>
    <w:rsid w:val="00432A55"/>
    <w:rsid w:val="00432F62"/>
    <w:rsid w:val="00433163"/>
    <w:rsid w:val="00433338"/>
    <w:rsid w:val="004333C6"/>
    <w:rsid w:val="00433694"/>
    <w:rsid w:val="00433864"/>
    <w:rsid w:val="00433C18"/>
    <w:rsid w:val="0043428A"/>
    <w:rsid w:val="00434390"/>
    <w:rsid w:val="0043446C"/>
    <w:rsid w:val="00434BFD"/>
    <w:rsid w:val="00434C5C"/>
    <w:rsid w:val="00434EC1"/>
    <w:rsid w:val="00435945"/>
    <w:rsid w:val="00435CA5"/>
    <w:rsid w:val="00435E6A"/>
    <w:rsid w:val="00435E97"/>
    <w:rsid w:val="00435F1B"/>
    <w:rsid w:val="0043600D"/>
    <w:rsid w:val="0043601F"/>
    <w:rsid w:val="004361D2"/>
    <w:rsid w:val="00436998"/>
    <w:rsid w:val="00436AB5"/>
    <w:rsid w:val="00436ADA"/>
    <w:rsid w:val="00436E05"/>
    <w:rsid w:val="00436E2F"/>
    <w:rsid w:val="00436F98"/>
    <w:rsid w:val="00437BDC"/>
    <w:rsid w:val="00437BFE"/>
    <w:rsid w:val="00437CB0"/>
    <w:rsid w:val="004406B8"/>
    <w:rsid w:val="00440B95"/>
    <w:rsid w:val="00440BAE"/>
    <w:rsid w:val="00440D8B"/>
    <w:rsid w:val="004413AD"/>
    <w:rsid w:val="0044153A"/>
    <w:rsid w:val="00441665"/>
    <w:rsid w:val="00441BFC"/>
    <w:rsid w:val="00441CF1"/>
    <w:rsid w:val="0044316A"/>
    <w:rsid w:val="0044319F"/>
    <w:rsid w:val="004432D0"/>
    <w:rsid w:val="00443333"/>
    <w:rsid w:val="00443A60"/>
    <w:rsid w:val="00443ECE"/>
    <w:rsid w:val="0044416D"/>
    <w:rsid w:val="00444296"/>
    <w:rsid w:val="004446E5"/>
    <w:rsid w:val="00444960"/>
    <w:rsid w:val="00445B7A"/>
    <w:rsid w:val="00446631"/>
    <w:rsid w:val="0044663B"/>
    <w:rsid w:val="00446832"/>
    <w:rsid w:val="00446CF7"/>
    <w:rsid w:val="004471A9"/>
    <w:rsid w:val="004476F1"/>
    <w:rsid w:val="00447844"/>
    <w:rsid w:val="0045023F"/>
    <w:rsid w:val="00450D86"/>
    <w:rsid w:val="00451345"/>
    <w:rsid w:val="004515E8"/>
    <w:rsid w:val="00451FC0"/>
    <w:rsid w:val="004527E5"/>
    <w:rsid w:val="00452A81"/>
    <w:rsid w:val="00452C97"/>
    <w:rsid w:val="00452DBA"/>
    <w:rsid w:val="0045318C"/>
    <w:rsid w:val="004540DD"/>
    <w:rsid w:val="00454507"/>
    <w:rsid w:val="00454D5A"/>
    <w:rsid w:val="00455246"/>
    <w:rsid w:val="00455A98"/>
    <w:rsid w:val="00455FDD"/>
    <w:rsid w:val="00456047"/>
    <w:rsid w:val="0045634F"/>
    <w:rsid w:val="004566E7"/>
    <w:rsid w:val="004569FD"/>
    <w:rsid w:val="0045720F"/>
    <w:rsid w:val="00457626"/>
    <w:rsid w:val="00457684"/>
    <w:rsid w:val="00457B77"/>
    <w:rsid w:val="00457BBD"/>
    <w:rsid w:val="00457CE0"/>
    <w:rsid w:val="00460281"/>
    <w:rsid w:val="00460976"/>
    <w:rsid w:val="00460C75"/>
    <w:rsid w:val="00460DEA"/>
    <w:rsid w:val="0046114C"/>
    <w:rsid w:val="00461480"/>
    <w:rsid w:val="004619FE"/>
    <w:rsid w:val="00461B47"/>
    <w:rsid w:val="0046264D"/>
    <w:rsid w:val="00462A00"/>
    <w:rsid w:val="00462CE3"/>
    <w:rsid w:val="00462D19"/>
    <w:rsid w:val="00462E40"/>
    <w:rsid w:val="00462FC1"/>
    <w:rsid w:val="0046310E"/>
    <w:rsid w:val="00463C70"/>
    <w:rsid w:val="00463FFF"/>
    <w:rsid w:val="00464328"/>
    <w:rsid w:val="00464528"/>
    <w:rsid w:val="00464623"/>
    <w:rsid w:val="00464872"/>
    <w:rsid w:val="00464B70"/>
    <w:rsid w:val="00465C60"/>
    <w:rsid w:val="00466202"/>
    <w:rsid w:val="00466268"/>
    <w:rsid w:val="00466393"/>
    <w:rsid w:val="004667D4"/>
    <w:rsid w:val="00466898"/>
    <w:rsid w:val="00467998"/>
    <w:rsid w:val="004679E9"/>
    <w:rsid w:val="0047003E"/>
    <w:rsid w:val="00470190"/>
    <w:rsid w:val="00470496"/>
    <w:rsid w:val="00471018"/>
    <w:rsid w:val="0047113C"/>
    <w:rsid w:val="0047173E"/>
    <w:rsid w:val="00471E0D"/>
    <w:rsid w:val="004720DA"/>
    <w:rsid w:val="00472532"/>
    <w:rsid w:val="00472BAB"/>
    <w:rsid w:val="00472E37"/>
    <w:rsid w:val="0047324D"/>
    <w:rsid w:val="00473BF1"/>
    <w:rsid w:val="00473D60"/>
    <w:rsid w:val="004743D1"/>
    <w:rsid w:val="0047469F"/>
    <w:rsid w:val="004747D8"/>
    <w:rsid w:val="004748F3"/>
    <w:rsid w:val="00474F10"/>
    <w:rsid w:val="004750B9"/>
    <w:rsid w:val="0047588B"/>
    <w:rsid w:val="00475B25"/>
    <w:rsid w:val="00475FC0"/>
    <w:rsid w:val="004761E8"/>
    <w:rsid w:val="004763B2"/>
    <w:rsid w:val="004764F5"/>
    <w:rsid w:val="004765BB"/>
    <w:rsid w:val="004767D0"/>
    <w:rsid w:val="00476879"/>
    <w:rsid w:val="004779A7"/>
    <w:rsid w:val="00477F7C"/>
    <w:rsid w:val="00480AA2"/>
    <w:rsid w:val="00480B53"/>
    <w:rsid w:val="00480B65"/>
    <w:rsid w:val="00481070"/>
    <w:rsid w:val="00481544"/>
    <w:rsid w:val="00481694"/>
    <w:rsid w:val="004816B3"/>
    <w:rsid w:val="00481909"/>
    <w:rsid w:val="004819E3"/>
    <w:rsid w:val="00481A82"/>
    <w:rsid w:val="004823A9"/>
    <w:rsid w:val="004823B7"/>
    <w:rsid w:val="0048341D"/>
    <w:rsid w:val="004837BB"/>
    <w:rsid w:val="00483CA8"/>
    <w:rsid w:val="00483F44"/>
    <w:rsid w:val="00484042"/>
    <w:rsid w:val="0048477B"/>
    <w:rsid w:val="004848DF"/>
    <w:rsid w:val="00484914"/>
    <w:rsid w:val="00484B27"/>
    <w:rsid w:val="00484F75"/>
    <w:rsid w:val="00485083"/>
    <w:rsid w:val="004850FD"/>
    <w:rsid w:val="00485192"/>
    <w:rsid w:val="00485764"/>
    <w:rsid w:val="004859E1"/>
    <w:rsid w:val="00485CE9"/>
    <w:rsid w:val="00485FB2"/>
    <w:rsid w:val="004864DD"/>
    <w:rsid w:val="004871E1"/>
    <w:rsid w:val="00487683"/>
    <w:rsid w:val="00487A6C"/>
    <w:rsid w:val="00487C56"/>
    <w:rsid w:val="00487C6E"/>
    <w:rsid w:val="00490033"/>
    <w:rsid w:val="004902A4"/>
    <w:rsid w:val="00490346"/>
    <w:rsid w:val="00490365"/>
    <w:rsid w:val="00490958"/>
    <w:rsid w:val="00490984"/>
    <w:rsid w:val="00490A01"/>
    <w:rsid w:val="00490BFD"/>
    <w:rsid w:val="00491782"/>
    <w:rsid w:val="00491807"/>
    <w:rsid w:val="00491A1A"/>
    <w:rsid w:val="00491E4D"/>
    <w:rsid w:val="0049239C"/>
    <w:rsid w:val="00492486"/>
    <w:rsid w:val="00492538"/>
    <w:rsid w:val="004925B6"/>
    <w:rsid w:val="0049271C"/>
    <w:rsid w:val="004927F0"/>
    <w:rsid w:val="00493059"/>
    <w:rsid w:val="004930B0"/>
    <w:rsid w:val="004930E4"/>
    <w:rsid w:val="0049332B"/>
    <w:rsid w:val="00493512"/>
    <w:rsid w:val="00493738"/>
    <w:rsid w:val="004937D6"/>
    <w:rsid w:val="00494437"/>
    <w:rsid w:val="004947E5"/>
    <w:rsid w:val="0049496E"/>
    <w:rsid w:val="004949C1"/>
    <w:rsid w:val="00494D41"/>
    <w:rsid w:val="004951C1"/>
    <w:rsid w:val="004953F8"/>
    <w:rsid w:val="00496034"/>
    <w:rsid w:val="004967BE"/>
    <w:rsid w:val="004978F8"/>
    <w:rsid w:val="004A0510"/>
    <w:rsid w:val="004A0B44"/>
    <w:rsid w:val="004A0BE9"/>
    <w:rsid w:val="004A1546"/>
    <w:rsid w:val="004A15A6"/>
    <w:rsid w:val="004A1703"/>
    <w:rsid w:val="004A1932"/>
    <w:rsid w:val="004A1A9C"/>
    <w:rsid w:val="004A263A"/>
    <w:rsid w:val="004A2846"/>
    <w:rsid w:val="004A2B04"/>
    <w:rsid w:val="004A2CBF"/>
    <w:rsid w:val="004A3A42"/>
    <w:rsid w:val="004A3B43"/>
    <w:rsid w:val="004A3DDF"/>
    <w:rsid w:val="004A4865"/>
    <w:rsid w:val="004A4DFF"/>
    <w:rsid w:val="004A4E63"/>
    <w:rsid w:val="004A5408"/>
    <w:rsid w:val="004A5710"/>
    <w:rsid w:val="004A5734"/>
    <w:rsid w:val="004A58AC"/>
    <w:rsid w:val="004A5A6B"/>
    <w:rsid w:val="004A5AC9"/>
    <w:rsid w:val="004A5D0E"/>
    <w:rsid w:val="004A5E37"/>
    <w:rsid w:val="004A61FF"/>
    <w:rsid w:val="004A6B89"/>
    <w:rsid w:val="004A6B9C"/>
    <w:rsid w:val="004A6BBA"/>
    <w:rsid w:val="004A6FB0"/>
    <w:rsid w:val="004A7099"/>
    <w:rsid w:val="004A75B3"/>
    <w:rsid w:val="004A7AF3"/>
    <w:rsid w:val="004A7DDA"/>
    <w:rsid w:val="004B0077"/>
    <w:rsid w:val="004B05C9"/>
    <w:rsid w:val="004B06D0"/>
    <w:rsid w:val="004B0CE4"/>
    <w:rsid w:val="004B1595"/>
    <w:rsid w:val="004B2024"/>
    <w:rsid w:val="004B20F0"/>
    <w:rsid w:val="004B2186"/>
    <w:rsid w:val="004B21DD"/>
    <w:rsid w:val="004B24ED"/>
    <w:rsid w:val="004B2556"/>
    <w:rsid w:val="004B25A6"/>
    <w:rsid w:val="004B2E63"/>
    <w:rsid w:val="004B2EC6"/>
    <w:rsid w:val="004B2FC2"/>
    <w:rsid w:val="004B30B8"/>
    <w:rsid w:val="004B335E"/>
    <w:rsid w:val="004B381C"/>
    <w:rsid w:val="004B384E"/>
    <w:rsid w:val="004B3A3D"/>
    <w:rsid w:val="004B3DE6"/>
    <w:rsid w:val="004B4504"/>
    <w:rsid w:val="004B4811"/>
    <w:rsid w:val="004B4882"/>
    <w:rsid w:val="004B4D17"/>
    <w:rsid w:val="004B4D5E"/>
    <w:rsid w:val="004B4E6D"/>
    <w:rsid w:val="004B5252"/>
    <w:rsid w:val="004B5BA2"/>
    <w:rsid w:val="004B5F08"/>
    <w:rsid w:val="004B6A6F"/>
    <w:rsid w:val="004B6C05"/>
    <w:rsid w:val="004B72EC"/>
    <w:rsid w:val="004B7380"/>
    <w:rsid w:val="004B7505"/>
    <w:rsid w:val="004B75DF"/>
    <w:rsid w:val="004B7D60"/>
    <w:rsid w:val="004B7E07"/>
    <w:rsid w:val="004B7E98"/>
    <w:rsid w:val="004B7F38"/>
    <w:rsid w:val="004C0A8F"/>
    <w:rsid w:val="004C0B8F"/>
    <w:rsid w:val="004C0DD3"/>
    <w:rsid w:val="004C0F77"/>
    <w:rsid w:val="004C113C"/>
    <w:rsid w:val="004C179D"/>
    <w:rsid w:val="004C1951"/>
    <w:rsid w:val="004C1A4D"/>
    <w:rsid w:val="004C1BEC"/>
    <w:rsid w:val="004C1DBB"/>
    <w:rsid w:val="004C1DF6"/>
    <w:rsid w:val="004C1F86"/>
    <w:rsid w:val="004C2238"/>
    <w:rsid w:val="004C230C"/>
    <w:rsid w:val="004C23CB"/>
    <w:rsid w:val="004C25EB"/>
    <w:rsid w:val="004C2815"/>
    <w:rsid w:val="004C2E45"/>
    <w:rsid w:val="004C304F"/>
    <w:rsid w:val="004C3054"/>
    <w:rsid w:val="004C345A"/>
    <w:rsid w:val="004C37A4"/>
    <w:rsid w:val="004C3968"/>
    <w:rsid w:val="004C3BEE"/>
    <w:rsid w:val="004C3F84"/>
    <w:rsid w:val="004C413B"/>
    <w:rsid w:val="004C48EF"/>
    <w:rsid w:val="004C48F2"/>
    <w:rsid w:val="004C4919"/>
    <w:rsid w:val="004C4A0F"/>
    <w:rsid w:val="004C5362"/>
    <w:rsid w:val="004C566B"/>
    <w:rsid w:val="004C5BCC"/>
    <w:rsid w:val="004C5EC6"/>
    <w:rsid w:val="004C6157"/>
    <w:rsid w:val="004C665C"/>
    <w:rsid w:val="004C67D3"/>
    <w:rsid w:val="004C70A8"/>
    <w:rsid w:val="004C79F8"/>
    <w:rsid w:val="004C7A02"/>
    <w:rsid w:val="004C7CFB"/>
    <w:rsid w:val="004D020A"/>
    <w:rsid w:val="004D0395"/>
    <w:rsid w:val="004D05D0"/>
    <w:rsid w:val="004D05E5"/>
    <w:rsid w:val="004D0C92"/>
    <w:rsid w:val="004D0C9E"/>
    <w:rsid w:val="004D0D78"/>
    <w:rsid w:val="004D0E96"/>
    <w:rsid w:val="004D149F"/>
    <w:rsid w:val="004D15ED"/>
    <w:rsid w:val="004D166A"/>
    <w:rsid w:val="004D1699"/>
    <w:rsid w:val="004D17F4"/>
    <w:rsid w:val="004D2881"/>
    <w:rsid w:val="004D2B14"/>
    <w:rsid w:val="004D33FF"/>
    <w:rsid w:val="004D374F"/>
    <w:rsid w:val="004D3779"/>
    <w:rsid w:val="004D3DD3"/>
    <w:rsid w:val="004D44AD"/>
    <w:rsid w:val="004D459D"/>
    <w:rsid w:val="004D4CF4"/>
    <w:rsid w:val="004D5036"/>
    <w:rsid w:val="004D5864"/>
    <w:rsid w:val="004D5D2A"/>
    <w:rsid w:val="004D5DCB"/>
    <w:rsid w:val="004D6720"/>
    <w:rsid w:val="004D6F32"/>
    <w:rsid w:val="004D74CD"/>
    <w:rsid w:val="004D763F"/>
    <w:rsid w:val="004D7AFB"/>
    <w:rsid w:val="004D7C4F"/>
    <w:rsid w:val="004D7E78"/>
    <w:rsid w:val="004E0218"/>
    <w:rsid w:val="004E0289"/>
    <w:rsid w:val="004E0432"/>
    <w:rsid w:val="004E0648"/>
    <w:rsid w:val="004E0A49"/>
    <w:rsid w:val="004E0AF0"/>
    <w:rsid w:val="004E0C2D"/>
    <w:rsid w:val="004E0F8E"/>
    <w:rsid w:val="004E1317"/>
    <w:rsid w:val="004E18FA"/>
    <w:rsid w:val="004E1935"/>
    <w:rsid w:val="004E196C"/>
    <w:rsid w:val="004E1FB4"/>
    <w:rsid w:val="004E200E"/>
    <w:rsid w:val="004E2056"/>
    <w:rsid w:val="004E2458"/>
    <w:rsid w:val="004E268D"/>
    <w:rsid w:val="004E2E04"/>
    <w:rsid w:val="004E3068"/>
    <w:rsid w:val="004E345E"/>
    <w:rsid w:val="004E35BF"/>
    <w:rsid w:val="004E36AA"/>
    <w:rsid w:val="004E36BF"/>
    <w:rsid w:val="004E376B"/>
    <w:rsid w:val="004E3D18"/>
    <w:rsid w:val="004E3D29"/>
    <w:rsid w:val="004E3EE9"/>
    <w:rsid w:val="004E41C2"/>
    <w:rsid w:val="004E42B8"/>
    <w:rsid w:val="004E4646"/>
    <w:rsid w:val="004E465C"/>
    <w:rsid w:val="004E46AA"/>
    <w:rsid w:val="004E57B9"/>
    <w:rsid w:val="004E5984"/>
    <w:rsid w:val="004E5BC7"/>
    <w:rsid w:val="004E6322"/>
    <w:rsid w:val="004E6D66"/>
    <w:rsid w:val="004E751E"/>
    <w:rsid w:val="004E77EA"/>
    <w:rsid w:val="004E784A"/>
    <w:rsid w:val="004E7C40"/>
    <w:rsid w:val="004E7ED6"/>
    <w:rsid w:val="004F0005"/>
    <w:rsid w:val="004F03B6"/>
    <w:rsid w:val="004F0538"/>
    <w:rsid w:val="004F08CC"/>
    <w:rsid w:val="004F1BE4"/>
    <w:rsid w:val="004F20E4"/>
    <w:rsid w:val="004F251F"/>
    <w:rsid w:val="004F258D"/>
    <w:rsid w:val="004F275F"/>
    <w:rsid w:val="004F2E1D"/>
    <w:rsid w:val="004F34D5"/>
    <w:rsid w:val="004F3FF0"/>
    <w:rsid w:val="004F43BC"/>
    <w:rsid w:val="004F4651"/>
    <w:rsid w:val="004F4A09"/>
    <w:rsid w:val="004F4B13"/>
    <w:rsid w:val="004F57AC"/>
    <w:rsid w:val="004F5AAB"/>
    <w:rsid w:val="004F5E73"/>
    <w:rsid w:val="004F6AB8"/>
    <w:rsid w:val="004F70CB"/>
    <w:rsid w:val="004F747E"/>
    <w:rsid w:val="004F7520"/>
    <w:rsid w:val="004F78AF"/>
    <w:rsid w:val="004F7B89"/>
    <w:rsid w:val="004F7C4B"/>
    <w:rsid w:val="004F7C84"/>
    <w:rsid w:val="00500281"/>
    <w:rsid w:val="00500596"/>
    <w:rsid w:val="00500A53"/>
    <w:rsid w:val="00500B86"/>
    <w:rsid w:val="00500E7A"/>
    <w:rsid w:val="00501041"/>
    <w:rsid w:val="00501A6F"/>
    <w:rsid w:val="00501B92"/>
    <w:rsid w:val="00501E12"/>
    <w:rsid w:val="00502A51"/>
    <w:rsid w:val="005033EC"/>
    <w:rsid w:val="005033F1"/>
    <w:rsid w:val="00503831"/>
    <w:rsid w:val="00503905"/>
    <w:rsid w:val="00503A9E"/>
    <w:rsid w:val="00503CA1"/>
    <w:rsid w:val="00503F0C"/>
    <w:rsid w:val="00503FAB"/>
    <w:rsid w:val="0050445C"/>
    <w:rsid w:val="005044D6"/>
    <w:rsid w:val="00504697"/>
    <w:rsid w:val="00504832"/>
    <w:rsid w:val="005051E6"/>
    <w:rsid w:val="00505D48"/>
    <w:rsid w:val="00505EB2"/>
    <w:rsid w:val="00506894"/>
    <w:rsid w:val="005070EA"/>
    <w:rsid w:val="0050723E"/>
    <w:rsid w:val="005076A5"/>
    <w:rsid w:val="00507853"/>
    <w:rsid w:val="005078F7"/>
    <w:rsid w:val="005079FF"/>
    <w:rsid w:val="0051010C"/>
    <w:rsid w:val="0051016C"/>
    <w:rsid w:val="00510888"/>
    <w:rsid w:val="00510996"/>
    <w:rsid w:val="00510AD2"/>
    <w:rsid w:val="00510CB6"/>
    <w:rsid w:val="005112BF"/>
    <w:rsid w:val="00511A45"/>
    <w:rsid w:val="00511A5F"/>
    <w:rsid w:val="00511D30"/>
    <w:rsid w:val="0051227F"/>
    <w:rsid w:val="0051246D"/>
    <w:rsid w:val="00512CF7"/>
    <w:rsid w:val="00513DE2"/>
    <w:rsid w:val="00514198"/>
    <w:rsid w:val="00514875"/>
    <w:rsid w:val="00514A1D"/>
    <w:rsid w:val="00514F6E"/>
    <w:rsid w:val="00515336"/>
    <w:rsid w:val="005153DB"/>
    <w:rsid w:val="00515447"/>
    <w:rsid w:val="0051568D"/>
    <w:rsid w:val="00515F3B"/>
    <w:rsid w:val="00516563"/>
    <w:rsid w:val="005166DE"/>
    <w:rsid w:val="0051699E"/>
    <w:rsid w:val="00516CF2"/>
    <w:rsid w:val="005172B1"/>
    <w:rsid w:val="00517488"/>
    <w:rsid w:val="00517619"/>
    <w:rsid w:val="005177BE"/>
    <w:rsid w:val="00517E6C"/>
    <w:rsid w:val="00517F8A"/>
    <w:rsid w:val="00520C3E"/>
    <w:rsid w:val="00520D32"/>
    <w:rsid w:val="00520D40"/>
    <w:rsid w:val="00520E65"/>
    <w:rsid w:val="0052189A"/>
    <w:rsid w:val="005224AD"/>
    <w:rsid w:val="00523843"/>
    <w:rsid w:val="005238A0"/>
    <w:rsid w:val="005240D6"/>
    <w:rsid w:val="005242F7"/>
    <w:rsid w:val="005245D1"/>
    <w:rsid w:val="005247C4"/>
    <w:rsid w:val="00524A9E"/>
    <w:rsid w:val="0052504E"/>
    <w:rsid w:val="005251DD"/>
    <w:rsid w:val="005251E4"/>
    <w:rsid w:val="00525EE4"/>
    <w:rsid w:val="005261AC"/>
    <w:rsid w:val="0052651C"/>
    <w:rsid w:val="005269E6"/>
    <w:rsid w:val="00526A40"/>
    <w:rsid w:val="00526DD2"/>
    <w:rsid w:val="00526F29"/>
    <w:rsid w:val="005272E5"/>
    <w:rsid w:val="00527BC4"/>
    <w:rsid w:val="00527E4E"/>
    <w:rsid w:val="005300D9"/>
    <w:rsid w:val="00530977"/>
    <w:rsid w:val="00530A31"/>
    <w:rsid w:val="005311FD"/>
    <w:rsid w:val="005312DB"/>
    <w:rsid w:val="00531BCF"/>
    <w:rsid w:val="00531C08"/>
    <w:rsid w:val="00531D1E"/>
    <w:rsid w:val="00531E59"/>
    <w:rsid w:val="00531FA8"/>
    <w:rsid w:val="00532310"/>
    <w:rsid w:val="00532653"/>
    <w:rsid w:val="00532BE0"/>
    <w:rsid w:val="00532D3D"/>
    <w:rsid w:val="005333D0"/>
    <w:rsid w:val="005334AD"/>
    <w:rsid w:val="00533B1A"/>
    <w:rsid w:val="00533C80"/>
    <w:rsid w:val="00533F2D"/>
    <w:rsid w:val="0053416C"/>
    <w:rsid w:val="00534D1A"/>
    <w:rsid w:val="00534D47"/>
    <w:rsid w:val="00534F2A"/>
    <w:rsid w:val="00534F86"/>
    <w:rsid w:val="00535336"/>
    <w:rsid w:val="005354B7"/>
    <w:rsid w:val="00535521"/>
    <w:rsid w:val="005357CF"/>
    <w:rsid w:val="00535D10"/>
    <w:rsid w:val="00535D48"/>
    <w:rsid w:val="00536078"/>
    <w:rsid w:val="005361E3"/>
    <w:rsid w:val="0053665C"/>
    <w:rsid w:val="00536AF6"/>
    <w:rsid w:val="00536EA8"/>
    <w:rsid w:val="00536FED"/>
    <w:rsid w:val="005375B1"/>
    <w:rsid w:val="00537ABD"/>
    <w:rsid w:val="005408D7"/>
    <w:rsid w:val="00540C81"/>
    <w:rsid w:val="00541961"/>
    <w:rsid w:val="0054196B"/>
    <w:rsid w:val="005419EE"/>
    <w:rsid w:val="005419FE"/>
    <w:rsid w:val="00542378"/>
    <w:rsid w:val="005425B0"/>
    <w:rsid w:val="00542909"/>
    <w:rsid w:val="00542970"/>
    <w:rsid w:val="00542B23"/>
    <w:rsid w:val="00542EDE"/>
    <w:rsid w:val="00542FB7"/>
    <w:rsid w:val="00543416"/>
    <w:rsid w:val="00543664"/>
    <w:rsid w:val="00543DC7"/>
    <w:rsid w:val="00544182"/>
    <w:rsid w:val="00544195"/>
    <w:rsid w:val="005443B8"/>
    <w:rsid w:val="005444D3"/>
    <w:rsid w:val="00544609"/>
    <w:rsid w:val="00544A74"/>
    <w:rsid w:val="00544CCA"/>
    <w:rsid w:val="00544DE1"/>
    <w:rsid w:val="005451E9"/>
    <w:rsid w:val="005455A6"/>
    <w:rsid w:val="00545803"/>
    <w:rsid w:val="005458EF"/>
    <w:rsid w:val="00545933"/>
    <w:rsid w:val="00545984"/>
    <w:rsid w:val="005466DB"/>
    <w:rsid w:val="00546DA7"/>
    <w:rsid w:val="00546ED1"/>
    <w:rsid w:val="005470E1"/>
    <w:rsid w:val="00547148"/>
    <w:rsid w:val="005478A8"/>
    <w:rsid w:val="00550099"/>
    <w:rsid w:val="005501A8"/>
    <w:rsid w:val="0055035F"/>
    <w:rsid w:val="005505CD"/>
    <w:rsid w:val="00550BF8"/>
    <w:rsid w:val="00550E0E"/>
    <w:rsid w:val="005513B3"/>
    <w:rsid w:val="00551AFF"/>
    <w:rsid w:val="0055234E"/>
    <w:rsid w:val="00552AA3"/>
    <w:rsid w:val="00552D4E"/>
    <w:rsid w:val="00552D97"/>
    <w:rsid w:val="00552DFD"/>
    <w:rsid w:val="005531BD"/>
    <w:rsid w:val="005532A1"/>
    <w:rsid w:val="005535F1"/>
    <w:rsid w:val="00553A69"/>
    <w:rsid w:val="00553DAB"/>
    <w:rsid w:val="00553E86"/>
    <w:rsid w:val="00554089"/>
    <w:rsid w:val="00554307"/>
    <w:rsid w:val="0055458C"/>
    <w:rsid w:val="00554912"/>
    <w:rsid w:val="00554BC0"/>
    <w:rsid w:val="00554E8D"/>
    <w:rsid w:val="00554F32"/>
    <w:rsid w:val="005550E6"/>
    <w:rsid w:val="0055553D"/>
    <w:rsid w:val="005555EE"/>
    <w:rsid w:val="005556DE"/>
    <w:rsid w:val="0055573A"/>
    <w:rsid w:val="0055617D"/>
    <w:rsid w:val="005565C9"/>
    <w:rsid w:val="00556664"/>
    <w:rsid w:val="0055680B"/>
    <w:rsid w:val="00556E9D"/>
    <w:rsid w:val="0055715F"/>
    <w:rsid w:val="0055734B"/>
    <w:rsid w:val="005574A4"/>
    <w:rsid w:val="00557D19"/>
    <w:rsid w:val="00557EE0"/>
    <w:rsid w:val="0056002D"/>
    <w:rsid w:val="00560068"/>
    <w:rsid w:val="00560509"/>
    <w:rsid w:val="00560C4A"/>
    <w:rsid w:val="00560EBC"/>
    <w:rsid w:val="005611B7"/>
    <w:rsid w:val="005612C1"/>
    <w:rsid w:val="005613D3"/>
    <w:rsid w:val="00561A17"/>
    <w:rsid w:val="00561FE3"/>
    <w:rsid w:val="00562F70"/>
    <w:rsid w:val="0056376A"/>
    <w:rsid w:val="00563856"/>
    <w:rsid w:val="00563DB6"/>
    <w:rsid w:val="00563DC1"/>
    <w:rsid w:val="00563EFF"/>
    <w:rsid w:val="00564197"/>
    <w:rsid w:val="00564609"/>
    <w:rsid w:val="005648E9"/>
    <w:rsid w:val="00564CDE"/>
    <w:rsid w:val="005650A8"/>
    <w:rsid w:val="005650C4"/>
    <w:rsid w:val="005652F4"/>
    <w:rsid w:val="0056553C"/>
    <w:rsid w:val="005658ED"/>
    <w:rsid w:val="00565BE8"/>
    <w:rsid w:val="00565EF0"/>
    <w:rsid w:val="00566038"/>
    <w:rsid w:val="00566290"/>
    <w:rsid w:val="005663C7"/>
    <w:rsid w:val="005669EE"/>
    <w:rsid w:val="0056728E"/>
    <w:rsid w:val="00567EE5"/>
    <w:rsid w:val="00567FF4"/>
    <w:rsid w:val="00570587"/>
    <w:rsid w:val="0057098E"/>
    <w:rsid w:val="00570A42"/>
    <w:rsid w:val="00570D4C"/>
    <w:rsid w:val="005710C5"/>
    <w:rsid w:val="0057159E"/>
    <w:rsid w:val="005718CF"/>
    <w:rsid w:val="0057232F"/>
    <w:rsid w:val="0057287C"/>
    <w:rsid w:val="00572E2E"/>
    <w:rsid w:val="00573109"/>
    <w:rsid w:val="005731A5"/>
    <w:rsid w:val="005733B5"/>
    <w:rsid w:val="005733BC"/>
    <w:rsid w:val="005734A2"/>
    <w:rsid w:val="005742E4"/>
    <w:rsid w:val="00574451"/>
    <w:rsid w:val="00574814"/>
    <w:rsid w:val="00574C11"/>
    <w:rsid w:val="00574D25"/>
    <w:rsid w:val="005755DF"/>
    <w:rsid w:val="00575799"/>
    <w:rsid w:val="005757C6"/>
    <w:rsid w:val="005759F1"/>
    <w:rsid w:val="00575D38"/>
    <w:rsid w:val="0057605E"/>
    <w:rsid w:val="0057619E"/>
    <w:rsid w:val="00576246"/>
    <w:rsid w:val="00576471"/>
    <w:rsid w:val="005767C3"/>
    <w:rsid w:val="00576FEF"/>
    <w:rsid w:val="00577067"/>
    <w:rsid w:val="00577397"/>
    <w:rsid w:val="00577FC9"/>
    <w:rsid w:val="005802B8"/>
    <w:rsid w:val="00580400"/>
    <w:rsid w:val="00580920"/>
    <w:rsid w:val="00580E8C"/>
    <w:rsid w:val="0058125B"/>
    <w:rsid w:val="00581912"/>
    <w:rsid w:val="005822D6"/>
    <w:rsid w:val="00582393"/>
    <w:rsid w:val="00582D33"/>
    <w:rsid w:val="00582D92"/>
    <w:rsid w:val="00582DAC"/>
    <w:rsid w:val="0058332B"/>
    <w:rsid w:val="00583403"/>
    <w:rsid w:val="0058363F"/>
    <w:rsid w:val="00583D23"/>
    <w:rsid w:val="00583D48"/>
    <w:rsid w:val="005841F1"/>
    <w:rsid w:val="005842CB"/>
    <w:rsid w:val="00584456"/>
    <w:rsid w:val="00584834"/>
    <w:rsid w:val="00584A23"/>
    <w:rsid w:val="00584BE9"/>
    <w:rsid w:val="0058574F"/>
    <w:rsid w:val="00585BA9"/>
    <w:rsid w:val="00585EF8"/>
    <w:rsid w:val="00586217"/>
    <w:rsid w:val="005868EA"/>
    <w:rsid w:val="0058714A"/>
    <w:rsid w:val="00587634"/>
    <w:rsid w:val="00587827"/>
    <w:rsid w:val="00587990"/>
    <w:rsid w:val="00590152"/>
    <w:rsid w:val="005904AD"/>
    <w:rsid w:val="00590E8C"/>
    <w:rsid w:val="00591171"/>
    <w:rsid w:val="0059121C"/>
    <w:rsid w:val="00591567"/>
    <w:rsid w:val="00591D65"/>
    <w:rsid w:val="00592047"/>
    <w:rsid w:val="0059206B"/>
    <w:rsid w:val="00592071"/>
    <w:rsid w:val="005923A3"/>
    <w:rsid w:val="00592624"/>
    <w:rsid w:val="00592842"/>
    <w:rsid w:val="00592E68"/>
    <w:rsid w:val="00593079"/>
    <w:rsid w:val="00593085"/>
    <w:rsid w:val="00593097"/>
    <w:rsid w:val="00593B0B"/>
    <w:rsid w:val="00593C0C"/>
    <w:rsid w:val="00593D2B"/>
    <w:rsid w:val="005942EF"/>
    <w:rsid w:val="005945B4"/>
    <w:rsid w:val="00594E94"/>
    <w:rsid w:val="00595284"/>
    <w:rsid w:val="0059543F"/>
    <w:rsid w:val="00595B37"/>
    <w:rsid w:val="00595F52"/>
    <w:rsid w:val="00596A9C"/>
    <w:rsid w:val="00596B5E"/>
    <w:rsid w:val="00596E14"/>
    <w:rsid w:val="0059756B"/>
    <w:rsid w:val="005975EE"/>
    <w:rsid w:val="00597837"/>
    <w:rsid w:val="00597FCC"/>
    <w:rsid w:val="005A0585"/>
    <w:rsid w:val="005A06E0"/>
    <w:rsid w:val="005A0AB6"/>
    <w:rsid w:val="005A0C1C"/>
    <w:rsid w:val="005A0D29"/>
    <w:rsid w:val="005A184C"/>
    <w:rsid w:val="005A1A8F"/>
    <w:rsid w:val="005A1B0B"/>
    <w:rsid w:val="005A1B0D"/>
    <w:rsid w:val="005A1CDD"/>
    <w:rsid w:val="005A21CF"/>
    <w:rsid w:val="005A2752"/>
    <w:rsid w:val="005A295D"/>
    <w:rsid w:val="005A2A2F"/>
    <w:rsid w:val="005A2B6F"/>
    <w:rsid w:val="005A2E65"/>
    <w:rsid w:val="005A36A7"/>
    <w:rsid w:val="005A3D23"/>
    <w:rsid w:val="005A473B"/>
    <w:rsid w:val="005A4A5D"/>
    <w:rsid w:val="005A50C9"/>
    <w:rsid w:val="005A5427"/>
    <w:rsid w:val="005A5549"/>
    <w:rsid w:val="005A5668"/>
    <w:rsid w:val="005A597F"/>
    <w:rsid w:val="005A5BAF"/>
    <w:rsid w:val="005A5EDF"/>
    <w:rsid w:val="005A62A8"/>
    <w:rsid w:val="005A6691"/>
    <w:rsid w:val="005A67DE"/>
    <w:rsid w:val="005A6E6B"/>
    <w:rsid w:val="005A6E84"/>
    <w:rsid w:val="005A712C"/>
    <w:rsid w:val="005A73AC"/>
    <w:rsid w:val="005A7649"/>
    <w:rsid w:val="005A765A"/>
    <w:rsid w:val="005A77FB"/>
    <w:rsid w:val="005A79CD"/>
    <w:rsid w:val="005B042E"/>
    <w:rsid w:val="005B080A"/>
    <w:rsid w:val="005B0D28"/>
    <w:rsid w:val="005B0DB5"/>
    <w:rsid w:val="005B10AA"/>
    <w:rsid w:val="005B10BD"/>
    <w:rsid w:val="005B10D6"/>
    <w:rsid w:val="005B1536"/>
    <w:rsid w:val="005B16DE"/>
    <w:rsid w:val="005B180A"/>
    <w:rsid w:val="005B1958"/>
    <w:rsid w:val="005B1D39"/>
    <w:rsid w:val="005B1D7E"/>
    <w:rsid w:val="005B1E5C"/>
    <w:rsid w:val="005B2039"/>
    <w:rsid w:val="005B2142"/>
    <w:rsid w:val="005B2462"/>
    <w:rsid w:val="005B24DC"/>
    <w:rsid w:val="005B2692"/>
    <w:rsid w:val="005B30AB"/>
    <w:rsid w:val="005B33C7"/>
    <w:rsid w:val="005B3527"/>
    <w:rsid w:val="005B3801"/>
    <w:rsid w:val="005B3831"/>
    <w:rsid w:val="005B3984"/>
    <w:rsid w:val="005B3DE6"/>
    <w:rsid w:val="005B3E2E"/>
    <w:rsid w:val="005B40EF"/>
    <w:rsid w:val="005B46FB"/>
    <w:rsid w:val="005B47D1"/>
    <w:rsid w:val="005B481E"/>
    <w:rsid w:val="005B4B11"/>
    <w:rsid w:val="005B4D24"/>
    <w:rsid w:val="005B505C"/>
    <w:rsid w:val="005B50F4"/>
    <w:rsid w:val="005B54A5"/>
    <w:rsid w:val="005B5E31"/>
    <w:rsid w:val="005B5E76"/>
    <w:rsid w:val="005B5FEC"/>
    <w:rsid w:val="005B61E9"/>
    <w:rsid w:val="005B69DE"/>
    <w:rsid w:val="005B6B3B"/>
    <w:rsid w:val="005B6C05"/>
    <w:rsid w:val="005B6DC1"/>
    <w:rsid w:val="005B6E37"/>
    <w:rsid w:val="005B733E"/>
    <w:rsid w:val="005B778F"/>
    <w:rsid w:val="005B798D"/>
    <w:rsid w:val="005B7A14"/>
    <w:rsid w:val="005B7AEF"/>
    <w:rsid w:val="005B7D1C"/>
    <w:rsid w:val="005B7E8B"/>
    <w:rsid w:val="005C011D"/>
    <w:rsid w:val="005C05A1"/>
    <w:rsid w:val="005C0B51"/>
    <w:rsid w:val="005C0C0C"/>
    <w:rsid w:val="005C0CCA"/>
    <w:rsid w:val="005C1037"/>
    <w:rsid w:val="005C1315"/>
    <w:rsid w:val="005C1393"/>
    <w:rsid w:val="005C186B"/>
    <w:rsid w:val="005C1EF0"/>
    <w:rsid w:val="005C1F5D"/>
    <w:rsid w:val="005C2167"/>
    <w:rsid w:val="005C231E"/>
    <w:rsid w:val="005C23C5"/>
    <w:rsid w:val="005C2A0F"/>
    <w:rsid w:val="005C2B8B"/>
    <w:rsid w:val="005C2E00"/>
    <w:rsid w:val="005C3476"/>
    <w:rsid w:val="005C3514"/>
    <w:rsid w:val="005C4255"/>
    <w:rsid w:val="005C485C"/>
    <w:rsid w:val="005C4CD3"/>
    <w:rsid w:val="005C5524"/>
    <w:rsid w:val="005C5527"/>
    <w:rsid w:val="005C5D9D"/>
    <w:rsid w:val="005C5ED9"/>
    <w:rsid w:val="005C6284"/>
    <w:rsid w:val="005C6399"/>
    <w:rsid w:val="005C65BB"/>
    <w:rsid w:val="005C72F8"/>
    <w:rsid w:val="005C75FD"/>
    <w:rsid w:val="005C76A9"/>
    <w:rsid w:val="005C7C29"/>
    <w:rsid w:val="005D0314"/>
    <w:rsid w:val="005D0B0F"/>
    <w:rsid w:val="005D0F1B"/>
    <w:rsid w:val="005D1061"/>
    <w:rsid w:val="005D130D"/>
    <w:rsid w:val="005D1884"/>
    <w:rsid w:val="005D22E8"/>
    <w:rsid w:val="005D2779"/>
    <w:rsid w:val="005D2F13"/>
    <w:rsid w:val="005D2F93"/>
    <w:rsid w:val="005D31AC"/>
    <w:rsid w:val="005D3296"/>
    <w:rsid w:val="005D3847"/>
    <w:rsid w:val="005D3F36"/>
    <w:rsid w:val="005D416F"/>
    <w:rsid w:val="005D4694"/>
    <w:rsid w:val="005D4DE8"/>
    <w:rsid w:val="005D4E09"/>
    <w:rsid w:val="005D5319"/>
    <w:rsid w:val="005D56A6"/>
    <w:rsid w:val="005D59A3"/>
    <w:rsid w:val="005D5E7A"/>
    <w:rsid w:val="005D655F"/>
    <w:rsid w:val="005D6DEE"/>
    <w:rsid w:val="005D73A3"/>
    <w:rsid w:val="005D7B9D"/>
    <w:rsid w:val="005E0101"/>
    <w:rsid w:val="005E01A2"/>
    <w:rsid w:val="005E01E4"/>
    <w:rsid w:val="005E029E"/>
    <w:rsid w:val="005E04B9"/>
    <w:rsid w:val="005E06B4"/>
    <w:rsid w:val="005E07A6"/>
    <w:rsid w:val="005E0A60"/>
    <w:rsid w:val="005E0AB8"/>
    <w:rsid w:val="005E0D48"/>
    <w:rsid w:val="005E11C7"/>
    <w:rsid w:val="005E1A4F"/>
    <w:rsid w:val="005E1B00"/>
    <w:rsid w:val="005E218A"/>
    <w:rsid w:val="005E33A2"/>
    <w:rsid w:val="005E3435"/>
    <w:rsid w:val="005E3F4E"/>
    <w:rsid w:val="005E42FB"/>
    <w:rsid w:val="005E4F05"/>
    <w:rsid w:val="005E5157"/>
    <w:rsid w:val="005E55C1"/>
    <w:rsid w:val="005E5869"/>
    <w:rsid w:val="005E58AD"/>
    <w:rsid w:val="005E5AFB"/>
    <w:rsid w:val="005E5F58"/>
    <w:rsid w:val="005E6F7E"/>
    <w:rsid w:val="005E7F06"/>
    <w:rsid w:val="005F0131"/>
    <w:rsid w:val="005F045F"/>
    <w:rsid w:val="005F08E5"/>
    <w:rsid w:val="005F126D"/>
    <w:rsid w:val="005F2249"/>
    <w:rsid w:val="005F24AC"/>
    <w:rsid w:val="005F25D9"/>
    <w:rsid w:val="005F30FB"/>
    <w:rsid w:val="005F34F2"/>
    <w:rsid w:val="005F3C7C"/>
    <w:rsid w:val="005F3DA9"/>
    <w:rsid w:val="005F3DC3"/>
    <w:rsid w:val="005F45B7"/>
    <w:rsid w:val="005F4F60"/>
    <w:rsid w:val="005F5110"/>
    <w:rsid w:val="005F530E"/>
    <w:rsid w:val="005F5981"/>
    <w:rsid w:val="005F59FB"/>
    <w:rsid w:val="005F5C7D"/>
    <w:rsid w:val="005F5E22"/>
    <w:rsid w:val="005F6104"/>
    <w:rsid w:val="005F6775"/>
    <w:rsid w:val="005F68AB"/>
    <w:rsid w:val="005F6F67"/>
    <w:rsid w:val="005F7CC2"/>
    <w:rsid w:val="005F7D31"/>
    <w:rsid w:val="005F7E4E"/>
    <w:rsid w:val="00600444"/>
    <w:rsid w:val="00600C80"/>
    <w:rsid w:val="00600EE9"/>
    <w:rsid w:val="00601188"/>
    <w:rsid w:val="006011E9"/>
    <w:rsid w:val="00601221"/>
    <w:rsid w:val="00601B15"/>
    <w:rsid w:val="00601C3E"/>
    <w:rsid w:val="00601C43"/>
    <w:rsid w:val="0060236B"/>
    <w:rsid w:val="00602E64"/>
    <w:rsid w:val="0060386C"/>
    <w:rsid w:val="00603AF1"/>
    <w:rsid w:val="00603D1E"/>
    <w:rsid w:val="00604117"/>
    <w:rsid w:val="0060447B"/>
    <w:rsid w:val="006045CC"/>
    <w:rsid w:val="006047D2"/>
    <w:rsid w:val="006049AE"/>
    <w:rsid w:val="006055DF"/>
    <w:rsid w:val="0060585D"/>
    <w:rsid w:val="00605ABA"/>
    <w:rsid w:val="00605D43"/>
    <w:rsid w:val="00606454"/>
    <w:rsid w:val="00606C71"/>
    <w:rsid w:val="00606F41"/>
    <w:rsid w:val="0060706B"/>
    <w:rsid w:val="006076FB"/>
    <w:rsid w:val="006077E1"/>
    <w:rsid w:val="0060787F"/>
    <w:rsid w:val="006078B6"/>
    <w:rsid w:val="00607975"/>
    <w:rsid w:val="00607FB7"/>
    <w:rsid w:val="0061111A"/>
    <w:rsid w:val="00611698"/>
    <w:rsid w:val="0061170E"/>
    <w:rsid w:val="006119A1"/>
    <w:rsid w:val="006119AB"/>
    <w:rsid w:val="00611A67"/>
    <w:rsid w:val="00611B16"/>
    <w:rsid w:val="00611C3D"/>
    <w:rsid w:val="00611C9F"/>
    <w:rsid w:val="006120C2"/>
    <w:rsid w:val="0061215F"/>
    <w:rsid w:val="006127BC"/>
    <w:rsid w:val="00612886"/>
    <w:rsid w:val="00612D1D"/>
    <w:rsid w:val="00612EB0"/>
    <w:rsid w:val="006137B9"/>
    <w:rsid w:val="00613A27"/>
    <w:rsid w:val="00613B17"/>
    <w:rsid w:val="00613D4E"/>
    <w:rsid w:val="006145C2"/>
    <w:rsid w:val="0061463B"/>
    <w:rsid w:val="00614B7E"/>
    <w:rsid w:val="00614EC1"/>
    <w:rsid w:val="00614EFF"/>
    <w:rsid w:val="006151D8"/>
    <w:rsid w:val="00615326"/>
    <w:rsid w:val="00615DE9"/>
    <w:rsid w:val="006161B6"/>
    <w:rsid w:val="006163F1"/>
    <w:rsid w:val="006164D2"/>
    <w:rsid w:val="0061684D"/>
    <w:rsid w:val="0061688F"/>
    <w:rsid w:val="006168B5"/>
    <w:rsid w:val="00616AAD"/>
    <w:rsid w:val="00616D05"/>
    <w:rsid w:val="00616E8F"/>
    <w:rsid w:val="0061762B"/>
    <w:rsid w:val="00617944"/>
    <w:rsid w:val="00617ACD"/>
    <w:rsid w:val="006200B9"/>
    <w:rsid w:val="006207C8"/>
    <w:rsid w:val="00620933"/>
    <w:rsid w:val="00620967"/>
    <w:rsid w:val="006209C6"/>
    <w:rsid w:val="00620ADD"/>
    <w:rsid w:val="00620C90"/>
    <w:rsid w:val="00620ECF"/>
    <w:rsid w:val="0062107B"/>
    <w:rsid w:val="006211AE"/>
    <w:rsid w:val="006211C7"/>
    <w:rsid w:val="00621416"/>
    <w:rsid w:val="00621531"/>
    <w:rsid w:val="006218A3"/>
    <w:rsid w:val="00621CA3"/>
    <w:rsid w:val="00621EC3"/>
    <w:rsid w:val="00621F9B"/>
    <w:rsid w:val="006222CB"/>
    <w:rsid w:val="00622905"/>
    <w:rsid w:val="00622C06"/>
    <w:rsid w:val="006236FB"/>
    <w:rsid w:val="0062373D"/>
    <w:rsid w:val="006238E2"/>
    <w:rsid w:val="00623CD1"/>
    <w:rsid w:val="00623D83"/>
    <w:rsid w:val="00623ED7"/>
    <w:rsid w:val="006240C7"/>
    <w:rsid w:val="006242B0"/>
    <w:rsid w:val="006244F5"/>
    <w:rsid w:val="006247E5"/>
    <w:rsid w:val="006252CD"/>
    <w:rsid w:val="0062578B"/>
    <w:rsid w:val="00625CB0"/>
    <w:rsid w:val="00626263"/>
    <w:rsid w:val="00626363"/>
    <w:rsid w:val="00626730"/>
    <w:rsid w:val="00626AC2"/>
    <w:rsid w:val="00626D01"/>
    <w:rsid w:val="00626F73"/>
    <w:rsid w:val="00627232"/>
    <w:rsid w:val="00627304"/>
    <w:rsid w:val="006274F2"/>
    <w:rsid w:val="00627530"/>
    <w:rsid w:val="00627A4A"/>
    <w:rsid w:val="00627C33"/>
    <w:rsid w:val="00627F81"/>
    <w:rsid w:val="00630994"/>
    <w:rsid w:val="00630DCC"/>
    <w:rsid w:val="00630FE3"/>
    <w:rsid w:val="00630FFC"/>
    <w:rsid w:val="00631507"/>
    <w:rsid w:val="00631597"/>
    <w:rsid w:val="006318A7"/>
    <w:rsid w:val="00631ABD"/>
    <w:rsid w:val="006320A4"/>
    <w:rsid w:val="00632544"/>
    <w:rsid w:val="00632BAA"/>
    <w:rsid w:val="00632C28"/>
    <w:rsid w:val="00632DD9"/>
    <w:rsid w:val="00633153"/>
    <w:rsid w:val="00633568"/>
    <w:rsid w:val="00633BA3"/>
    <w:rsid w:val="00633CAA"/>
    <w:rsid w:val="006347FB"/>
    <w:rsid w:val="00634A7F"/>
    <w:rsid w:val="00634E48"/>
    <w:rsid w:val="006355DF"/>
    <w:rsid w:val="00635711"/>
    <w:rsid w:val="0063585A"/>
    <w:rsid w:val="00635DA3"/>
    <w:rsid w:val="00635F8F"/>
    <w:rsid w:val="00636538"/>
    <w:rsid w:val="00636B5F"/>
    <w:rsid w:val="00636C48"/>
    <w:rsid w:val="00636F79"/>
    <w:rsid w:val="0063714E"/>
    <w:rsid w:val="0063793A"/>
    <w:rsid w:val="00637A13"/>
    <w:rsid w:val="00640324"/>
    <w:rsid w:val="00640711"/>
    <w:rsid w:val="00640BA7"/>
    <w:rsid w:val="00640FBC"/>
    <w:rsid w:val="00641306"/>
    <w:rsid w:val="006413B1"/>
    <w:rsid w:val="00641481"/>
    <w:rsid w:val="006417B3"/>
    <w:rsid w:val="00641C4F"/>
    <w:rsid w:val="00641C54"/>
    <w:rsid w:val="00641DF8"/>
    <w:rsid w:val="00641E0C"/>
    <w:rsid w:val="0064221C"/>
    <w:rsid w:val="006424A7"/>
    <w:rsid w:val="006424D9"/>
    <w:rsid w:val="006425C9"/>
    <w:rsid w:val="006428A2"/>
    <w:rsid w:val="006428C1"/>
    <w:rsid w:val="00642BE2"/>
    <w:rsid w:val="00643221"/>
    <w:rsid w:val="00643260"/>
    <w:rsid w:val="0064336A"/>
    <w:rsid w:val="00643573"/>
    <w:rsid w:val="00644EF4"/>
    <w:rsid w:val="00645A9D"/>
    <w:rsid w:val="00645E77"/>
    <w:rsid w:val="006461C2"/>
    <w:rsid w:val="0064656C"/>
    <w:rsid w:val="0064682B"/>
    <w:rsid w:val="00646ECF"/>
    <w:rsid w:val="00646FDF"/>
    <w:rsid w:val="0064706C"/>
    <w:rsid w:val="006472C4"/>
    <w:rsid w:val="006473AD"/>
    <w:rsid w:val="00647445"/>
    <w:rsid w:val="00647689"/>
    <w:rsid w:val="00647804"/>
    <w:rsid w:val="00647946"/>
    <w:rsid w:val="006479B9"/>
    <w:rsid w:val="00647C5B"/>
    <w:rsid w:val="0065036D"/>
    <w:rsid w:val="006504B4"/>
    <w:rsid w:val="0065069D"/>
    <w:rsid w:val="0065081E"/>
    <w:rsid w:val="00650EC2"/>
    <w:rsid w:val="00650FEC"/>
    <w:rsid w:val="006513B9"/>
    <w:rsid w:val="006514E9"/>
    <w:rsid w:val="0065192D"/>
    <w:rsid w:val="00651BBC"/>
    <w:rsid w:val="00651C83"/>
    <w:rsid w:val="006523A6"/>
    <w:rsid w:val="00652C35"/>
    <w:rsid w:val="00652DDF"/>
    <w:rsid w:val="0065300A"/>
    <w:rsid w:val="0065389A"/>
    <w:rsid w:val="006538C2"/>
    <w:rsid w:val="006538FC"/>
    <w:rsid w:val="00653C61"/>
    <w:rsid w:val="00653CA1"/>
    <w:rsid w:val="00654174"/>
    <w:rsid w:val="0065450E"/>
    <w:rsid w:val="006546F2"/>
    <w:rsid w:val="006548CC"/>
    <w:rsid w:val="0065597A"/>
    <w:rsid w:val="006559B5"/>
    <w:rsid w:val="00655F1A"/>
    <w:rsid w:val="006569EE"/>
    <w:rsid w:val="006571A3"/>
    <w:rsid w:val="00657218"/>
    <w:rsid w:val="006576CB"/>
    <w:rsid w:val="006576F2"/>
    <w:rsid w:val="00657E2F"/>
    <w:rsid w:val="00657FB8"/>
    <w:rsid w:val="00660000"/>
    <w:rsid w:val="00660772"/>
    <w:rsid w:val="00660A11"/>
    <w:rsid w:val="00661063"/>
    <w:rsid w:val="00661469"/>
    <w:rsid w:val="006615FE"/>
    <w:rsid w:val="00661F78"/>
    <w:rsid w:val="00661F93"/>
    <w:rsid w:val="00662318"/>
    <w:rsid w:val="006625D9"/>
    <w:rsid w:val="00663261"/>
    <w:rsid w:val="0066334F"/>
    <w:rsid w:val="0066349A"/>
    <w:rsid w:val="006639A6"/>
    <w:rsid w:val="00664095"/>
    <w:rsid w:val="006640B8"/>
    <w:rsid w:val="00664912"/>
    <w:rsid w:val="00664969"/>
    <w:rsid w:val="00664BCC"/>
    <w:rsid w:val="00664C3B"/>
    <w:rsid w:val="00665096"/>
    <w:rsid w:val="00665A28"/>
    <w:rsid w:val="00666014"/>
    <w:rsid w:val="00666DCC"/>
    <w:rsid w:val="00667895"/>
    <w:rsid w:val="0066793D"/>
    <w:rsid w:val="00667DC5"/>
    <w:rsid w:val="00667FC5"/>
    <w:rsid w:val="0067011B"/>
    <w:rsid w:val="006702AD"/>
    <w:rsid w:val="006704AB"/>
    <w:rsid w:val="00670642"/>
    <w:rsid w:val="006708F8"/>
    <w:rsid w:val="0067095A"/>
    <w:rsid w:val="006709F3"/>
    <w:rsid w:val="00670E09"/>
    <w:rsid w:val="00670ECA"/>
    <w:rsid w:val="00670F45"/>
    <w:rsid w:val="00670F63"/>
    <w:rsid w:val="006711BE"/>
    <w:rsid w:val="006713B8"/>
    <w:rsid w:val="00671968"/>
    <w:rsid w:val="00671AA0"/>
    <w:rsid w:val="0067208B"/>
    <w:rsid w:val="0067254E"/>
    <w:rsid w:val="006725D1"/>
    <w:rsid w:val="006730C2"/>
    <w:rsid w:val="006737CD"/>
    <w:rsid w:val="00673832"/>
    <w:rsid w:val="0067415C"/>
    <w:rsid w:val="0067418B"/>
    <w:rsid w:val="0067449D"/>
    <w:rsid w:val="006748CF"/>
    <w:rsid w:val="00674BE3"/>
    <w:rsid w:val="00674C42"/>
    <w:rsid w:val="006753F1"/>
    <w:rsid w:val="006754FB"/>
    <w:rsid w:val="0067571B"/>
    <w:rsid w:val="00675834"/>
    <w:rsid w:val="006758B3"/>
    <w:rsid w:val="006765C2"/>
    <w:rsid w:val="00676767"/>
    <w:rsid w:val="00676813"/>
    <w:rsid w:val="00676A83"/>
    <w:rsid w:val="00676E49"/>
    <w:rsid w:val="00676EA1"/>
    <w:rsid w:val="0067711B"/>
    <w:rsid w:val="006775DD"/>
    <w:rsid w:val="006776D3"/>
    <w:rsid w:val="00677AFD"/>
    <w:rsid w:val="00677EC5"/>
    <w:rsid w:val="006800B7"/>
    <w:rsid w:val="006801B0"/>
    <w:rsid w:val="0068146B"/>
    <w:rsid w:val="00681621"/>
    <w:rsid w:val="00681A5D"/>
    <w:rsid w:val="00681C9E"/>
    <w:rsid w:val="00682012"/>
    <w:rsid w:val="006827A9"/>
    <w:rsid w:val="006828A9"/>
    <w:rsid w:val="00682A19"/>
    <w:rsid w:val="0068339F"/>
    <w:rsid w:val="00683A96"/>
    <w:rsid w:val="00683DF5"/>
    <w:rsid w:val="00683EAA"/>
    <w:rsid w:val="006841C7"/>
    <w:rsid w:val="006842F2"/>
    <w:rsid w:val="00684481"/>
    <w:rsid w:val="00684610"/>
    <w:rsid w:val="00684648"/>
    <w:rsid w:val="0068476A"/>
    <w:rsid w:val="006848E5"/>
    <w:rsid w:val="00684BF2"/>
    <w:rsid w:val="00684D7C"/>
    <w:rsid w:val="00684FB2"/>
    <w:rsid w:val="0068530F"/>
    <w:rsid w:val="0068586A"/>
    <w:rsid w:val="00685994"/>
    <w:rsid w:val="00685DD5"/>
    <w:rsid w:val="00686517"/>
    <w:rsid w:val="006868C7"/>
    <w:rsid w:val="00686D7B"/>
    <w:rsid w:val="00687537"/>
    <w:rsid w:val="00687553"/>
    <w:rsid w:val="00687988"/>
    <w:rsid w:val="00687A16"/>
    <w:rsid w:val="00687BD5"/>
    <w:rsid w:val="006904D9"/>
    <w:rsid w:val="00690A8D"/>
    <w:rsid w:val="0069124A"/>
    <w:rsid w:val="00691941"/>
    <w:rsid w:val="0069197F"/>
    <w:rsid w:val="00691D0D"/>
    <w:rsid w:val="00691DCD"/>
    <w:rsid w:val="0069217B"/>
    <w:rsid w:val="0069228E"/>
    <w:rsid w:val="006925F8"/>
    <w:rsid w:val="006929B6"/>
    <w:rsid w:val="006929DF"/>
    <w:rsid w:val="00692CAA"/>
    <w:rsid w:val="00693937"/>
    <w:rsid w:val="00693956"/>
    <w:rsid w:val="00693CAE"/>
    <w:rsid w:val="006944B2"/>
    <w:rsid w:val="00694620"/>
    <w:rsid w:val="00694D08"/>
    <w:rsid w:val="00694FFC"/>
    <w:rsid w:val="00695B75"/>
    <w:rsid w:val="00695C93"/>
    <w:rsid w:val="00695D4A"/>
    <w:rsid w:val="00695F2E"/>
    <w:rsid w:val="00695FEA"/>
    <w:rsid w:val="00696377"/>
    <w:rsid w:val="00696484"/>
    <w:rsid w:val="00696F22"/>
    <w:rsid w:val="00696F2F"/>
    <w:rsid w:val="00697C5A"/>
    <w:rsid w:val="00697CD3"/>
    <w:rsid w:val="006A0277"/>
    <w:rsid w:val="006A0449"/>
    <w:rsid w:val="006A074F"/>
    <w:rsid w:val="006A080C"/>
    <w:rsid w:val="006A08C6"/>
    <w:rsid w:val="006A093D"/>
    <w:rsid w:val="006A0F79"/>
    <w:rsid w:val="006A103B"/>
    <w:rsid w:val="006A10DB"/>
    <w:rsid w:val="006A1229"/>
    <w:rsid w:val="006A1549"/>
    <w:rsid w:val="006A19EA"/>
    <w:rsid w:val="006A1A7A"/>
    <w:rsid w:val="006A1AA2"/>
    <w:rsid w:val="006A1B24"/>
    <w:rsid w:val="006A1F0A"/>
    <w:rsid w:val="006A208D"/>
    <w:rsid w:val="006A212F"/>
    <w:rsid w:val="006A2D6C"/>
    <w:rsid w:val="006A356E"/>
    <w:rsid w:val="006A3B42"/>
    <w:rsid w:val="006A3D38"/>
    <w:rsid w:val="006A3DB4"/>
    <w:rsid w:val="006A403D"/>
    <w:rsid w:val="006A411A"/>
    <w:rsid w:val="006A4293"/>
    <w:rsid w:val="006A4668"/>
    <w:rsid w:val="006A4C00"/>
    <w:rsid w:val="006A5525"/>
    <w:rsid w:val="006A5727"/>
    <w:rsid w:val="006A65FD"/>
    <w:rsid w:val="006A681E"/>
    <w:rsid w:val="006A69CA"/>
    <w:rsid w:val="006A6B74"/>
    <w:rsid w:val="006A6C2C"/>
    <w:rsid w:val="006A6C7E"/>
    <w:rsid w:val="006A75A6"/>
    <w:rsid w:val="006A75BA"/>
    <w:rsid w:val="006A7C61"/>
    <w:rsid w:val="006B0616"/>
    <w:rsid w:val="006B0628"/>
    <w:rsid w:val="006B0689"/>
    <w:rsid w:val="006B06C5"/>
    <w:rsid w:val="006B0D5A"/>
    <w:rsid w:val="006B0E02"/>
    <w:rsid w:val="006B1150"/>
    <w:rsid w:val="006B120F"/>
    <w:rsid w:val="006B1D5E"/>
    <w:rsid w:val="006B2040"/>
    <w:rsid w:val="006B20BF"/>
    <w:rsid w:val="006B2F9A"/>
    <w:rsid w:val="006B3205"/>
    <w:rsid w:val="006B3424"/>
    <w:rsid w:val="006B39ED"/>
    <w:rsid w:val="006B418F"/>
    <w:rsid w:val="006B4705"/>
    <w:rsid w:val="006B4FD0"/>
    <w:rsid w:val="006B5251"/>
    <w:rsid w:val="006B5326"/>
    <w:rsid w:val="006B53C2"/>
    <w:rsid w:val="006B5D0C"/>
    <w:rsid w:val="006B6285"/>
    <w:rsid w:val="006B64DD"/>
    <w:rsid w:val="006B655A"/>
    <w:rsid w:val="006B66AA"/>
    <w:rsid w:val="006B6FF3"/>
    <w:rsid w:val="006B707C"/>
    <w:rsid w:val="006B7089"/>
    <w:rsid w:val="006B748A"/>
    <w:rsid w:val="006B7EDD"/>
    <w:rsid w:val="006B7F49"/>
    <w:rsid w:val="006C0114"/>
    <w:rsid w:val="006C0881"/>
    <w:rsid w:val="006C0B6C"/>
    <w:rsid w:val="006C101A"/>
    <w:rsid w:val="006C1086"/>
    <w:rsid w:val="006C118E"/>
    <w:rsid w:val="006C15DC"/>
    <w:rsid w:val="006C1BB4"/>
    <w:rsid w:val="006C1F31"/>
    <w:rsid w:val="006C2022"/>
    <w:rsid w:val="006C259D"/>
    <w:rsid w:val="006C2890"/>
    <w:rsid w:val="006C2944"/>
    <w:rsid w:val="006C2B64"/>
    <w:rsid w:val="006C2CB6"/>
    <w:rsid w:val="006C3BC6"/>
    <w:rsid w:val="006C3EC9"/>
    <w:rsid w:val="006C407A"/>
    <w:rsid w:val="006C4111"/>
    <w:rsid w:val="006C42F2"/>
    <w:rsid w:val="006C478F"/>
    <w:rsid w:val="006C4B1A"/>
    <w:rsid w:val="006C5449"/>
    <w:rsid w:val="006C59AA"/>
    <w:rsid w:val="006C5AE3"/>
    <w:rsid w:val="006C5C66"/>
    <w:rsid w:val="006C5CD1"/>
    <w:rsid w:val="006C68C0"/>
    <w:rsid w:val="006C6A17"/>
    <w:rsid w:val="006C6D38"/>
    <w:rsid w:val="006C6E50"/>
    <w:rsid w:val="006C6E81"/>
    <w:rsid w:val="006C71BA"/>
    <w:rsid w:val="006C7D76"/>
    <w:rsid w:val="006D0013"/>
    <w:rsid w:val="006D042F"/>
    <w:rsid w:val="006D05A8"/>
    <w:rsid w:val="006D0990"/>
    <w:rsid w:val="006D1053"/>
    <w:rsid w:val="006D141B"/>
    <w:rsid w:val="006D15E5"/>
    <w:rsid w:val="006D1651"/>
    <w:rsid w:val="006D227E"/>
    <w:rsid w:val="006D2796"/>
    <w:rsid w:val="006D28FD"/>
    <w:rsid w:val="006D2A13"/>
    <w:rsid w:val="006D2BCB"/>
    <w:rsid w:val="006D2C6C"/>
    <w:rsid w:val="006D2CE2"/>
    <w:rsid w:val="006D34D7"/>
    <w:rsid w:val="006D3AA1"/>
    <w:rsid w:val="006D48A5"/>
    <w:rsid w:val="006D5BCF"/>
    <w:rsid w:val="006D5D2C"/>
    <w:rsid w:val="006D60F0"/>
    <w:rsid w:val="006D6586"/>
    <w:rsid w:val="006D65C4"/>
    <w:rsid w:val="006D7215"/>
    <w:rsid w:val="006D727F"/>
    <w:rsid w:val="006D7AF0"/>
    <w:rsid w:val="006D7B37"/>
    <w:rsid w:val="006D7C73"/>
    <w:rsid w:val="006D7DD2"/>
    <w:rsid w:val="006D7FE5"/>
    <w:rsid w:val="006E0291"/>
    <w:rsid w:val="006E03FF"/>
    <w:rsid w:val="006E04E8"/>
    <w:rsid w:val="006E0E1E"/>
    <w:rsid w:val="006E120F"/>
    <w:rsid w:val="006E1686"/>
    <w:rsid w:val="006E1699"/>
    <w:rsid w:val="006E1B98"/>
    <w:rsid w:val="006E20FF"/>
    <w:rsid w:val="006E238C"/>
    <w:rsid w:val="006E25C1"/>
    <w:rsid w:val="006E2AF7"/>
    <w:rsid w:val="006E2D1B"/>
    <w:rsid w:val="006E303E"/>
    <w:rsid w:val="006E3250"/>
    <w:rsid w:val="006E3A5C"/>
    <w:rsid w:val="006E4269"/>
    <w:rsid w:val="006E474D"/>
    <w:rsid w:val="006E536E"/>
    <w:rsid w:val="006E5744"/>
    <w:rsid w:val="006E5756"/>
    <w:rsid w:val="006E595A"/>
    <w:rsid w:val="006E5AA7"/>
    <w:rsid w:val="006E6502"/>
    <w:rsid w:val="006E66FD"/>
    <w:rsid w:val="006E6AAA"/>
    <w:rsid w:val="006E6B0F"/>
    <w:rsid w:val="006E70B1"/>
    <w:rsid w:val="006E7409"/>
    <w:rsid w:val="006E75D2"/>
    <w:rsid w:val="006E75E8"/>
    <w:rsid w:val="006F0097"/>
    <w:rsid w:val="006F0860"/>
    <w:rsid w:val="006F0899"/>
    <w:rsid w:val="006F0AAE"/>
    <w:rsid w:val="006F0C65"/>
    <w:rsid w:val="006F0FB6"/>
    <w:rsid w:val="006F1205"/>
    <w:rsid w:val="006F1490"/>
    <w:rsid w:val="006F16C6"/>
    <w:rsid w:val="006F1A19"/>
    <w:rsid w:val="006F1DF6"/>
    <w:rsid w:val="006F21EF"/>
    <w:rsid w:val="006F2372"/>
    <w:rsid w:val="006F2815"/>
    <w:rsid w:val="006F2C0B"/>
    <w:rsid w:val="006F3080"/>
    <w:rsid w:val="006F3273"/>
    <w:rsid w:val="006F3820"/>
    <w:rsid w:val="006F38A5"/>
    <w:rsid w:val="006F3FF7"/>
    <w:rsid w:val="006F4019"/>
    <w:rsid w:val="006F460D"/>
    <w:rsid w:val="006F4683"/>
    <w:rsid w:val="006F4A4B"/>
    <w:rsid w:val="006F528E"/>
    <w:rsid w:val="006F5A92"/>
    <w:rsid w:val="006F6036"/>
    <w:rsid w:val="006F6176"/>
    <w:rsid w:val="006F696A"/>
    <w:rsid w:val="006F6C94"/>
    <w:rsid w:val="006F6DF3"/>
    <w:rsid w:val="006F6FD0"/>
    <w:rsid w:val="006F713E"/>
    <w:rsid w:val="006F7D55"/>
    <w:rsid w:val="0070017A"/>
    <w:rsid w:val="007009A6"/>
    <w:rsid w:val="00700A06"/>
    <w:rsid w:val="00700C2F"/>
    <w:rsid w:val="00701025"/>
    <w:rsid w:val="007012E3"/>
    <w:rsid w:val="00701414"/>
    <w:rsid w:val="007014ED"/>
    <w:rsid w:val="00701A53"/>
    <w:rsid w:val="00701DE4"/>
    <w:rsid w:val="007022C7"/>
    <w:rsid w:val="00702654"/>
    <w:rsid w:val="00702728"/>
    <w:rsid w:val="007028D4"/>
    <w:rsid w:val="00702957"/>
    <w:rsid w:val="007029F7"/>
    <w:rsid w:val="00703B96"/>
    <w:rsid w:val="00703D76"/>
    <w:rsid w:val="00703F93"/>
    <w:rsid w:val="00704ABF"/>
    <w:rsid w:val="00704CF8"/>
    <w:rsid w:val="00705568"/>
    <w:rsid w:val="00705994"/>
    <w:rsid w:val="00705D50"/>
    <w:rsid w:val="00705E54"/>
    <w:rsid w:val="00706182"/>
    <w:rsid w:val="00706A71"/>
    <w:rsid w:val="00706D19"/>
    <w:rsid w:val="00706E7B"/>
    <w:rsid w:val="00707031"/>
    <w:rsid w:val="00707131"/>
    <w:rsid w:val="00707154"/>
    <w:rsid w:val="00707764"/>
    <w:rsid w:val="007078F1"/>
    <w:rsid w:val="00707978"/>
    <w:rsid w:val="0071036C"/>
    <w:rsid w:val="0071046C"/>
    <w:rsid w:val="00710640"/>
    <w:rsid w:val="00710980"/>
    <w:rsid w:val="007114C4"/>
    <w:rsid w:val="00711525"/>
    <w:rsid w:val="00711782"/>
    <w:rsid w:val="0071213E"/>
    <w:rsid w:val="00712C1C"/>
    <w:rsid w:val="007130B0"/>
    <w:rsid w:val="007131AB"/>
    <w:rsid w:val="00713239"/>
    <w:rsid w:val="007132C5"/>
    <w:rsid w:val="0071351C"/>
    <w:rsid w:val="0071355E"/>
    <w:rsid w:val="00713A0A"/>
    <w:rsid w:val="00713E7C"/>
    <w:rsid w:val="00713E97"/>
    <w:rsid w:val="00713EB1"/>
    <w:rsid w:val="00714086"/>
    <w:rsid w:val="007141A5"/>
    <w:rsid w:val="00714255"/>
    <w:rsid w:val="0071427E"/>
    <w:rsid w:val="00714346"/>
    <w:rsid w:val="007144A8"/>
    <w:rsid w:val="0071464B"/>
    <w:rsid w:val="00714D3F"/>
    <w:rsid w:val="007154D6"/>
    <w:rsid w:val="007157B0"/>
    <w:rsid w:val="007159B7"/>
    <w:rsid w:val="00715E8E"/>
    <w:rsid w:val="00715EB6"/>
    <w:rsid w:val="0071659A"/>
    <w:rsid w:val="00716646"/>
    <w:rsid w:val="007166E0"/>
    <w:rsid w:val="007171E2"/>
    <w:rsid w:val="00717CE1"/>
    <w:rsid w:val="00717E53"/>
    <w:rsid w:val="00720054"/>
    <w:rsid w:val="00720179"/>
    <w:rsid w:val="00720388"/>
    <w:rsid w:val="00720546"/>
    <w:rsid w:val="0072064A"/>
    <w:rsid w:val="00720EDE"/>
    <w:rsid w:val="0072152B"/>
    <w:rsid w:val="0072212D"/>
    <w:rsid w:val="0072212E"/>
    <w:rsid w:val="00722635"/>
    <w:rsid w:val="00722F25"/>
    <w:rsid w:val="00723C49"/>
    <w:rsid w:val="00723D0A"/>
    <w:rsid w:val="00723FE5"/>
    <w:rsid w:val="0072419D"/>
    <w:rsid w:val="00724314"/>
    <w:rsid w:val="007243F7"/>
    <w:rsid w:val="0072441B"/>
    <w:rsid w:val="00724504"/>
    <w:rsid w:val="00724556"/>
    <w:rsid w:val="00724712"/>
    <w:rsid w:val="00725003"/>
    <w:rsid w:val="007251EE"/>
    <w:rsid w:val="00725592"/>
    <w:rsid w:val="00725D12"/>
    <w:rsid w:val="007266B2"/>
    <w:rsid w:val="00726B36"/>
    <w:rsid w:val="00727007"/>
    <w:rsid w:val="0073008F"/>
    <w:rsid w:val="0073026D"/>
    <w:rsid w:val="007302E0"/>
    <w:rsid w:val="0073083B"/>
    <w:rsid w:val="00730E7F"/>
    <w:rsid w:val="00730FEE"/>
    <w:rsid w:val="00731183"/>
    <w:rsid w:val="007314E7"/>
    <w:rsid w:val="00731745"/>
    <w:rsid w:val="0073214C"/>
    <w:rsid w:val="00732162"/>
    <w:rsid w:val="007321C8"/>
    <w:rsid w:val="00732E4E"/>
    <w:rsid w:val="007336CC"/>
    <w:rsid w:val="00733749"/>
    <w:rsid w:val="00733AAC"/>
    <w:rsid w:val="00733F4F"/>
    <w:rsid w:val="0073422A"/>
    <w:rsid w:val="00734288"/>
    <w:rsid w:val="00734448"/>
    <w:rsid w:val="00734461"/>
    <w:rsid w:val="007345A1"/>
    <w:rsid w:val="0073466D"/>
    <w:rsid w:val="00734961"/>
    <w:rsid w:val="00734A3F"/>
    <w:rsid w:val="00734B49"/>
    <w:rsid w:val="007351C8"/>
    <w:rsid w:val="00735213"/>
    <w:rsid w:val="0073529F"/>
    <w:rsid w:val="007353F1"/>
    <w:rsid w:val="00735989"/>
    <w:rsid w:val="007363F1"/>
    <w:rsid w:val="00736441"/>
    <w:rsid w:val="0073660A"/>
    <w:rsid w:val="007366E5"/>
    <w:rsid w:val="007369AB"/>
    <w:rsid w:val="00736FBC"/>
    <w:rsid w:val="00737314"/>
    <w:rsid w:val="007379F2"/>
    <w:rsid w:val="00737A8E"/>
    <w:rsid w:val="00737AED"/>
    <w:rsid w:val="00737EA4"/>
    <w:rsid w:val="00740F0B"/>
    <w:rsid w:val="0074119E"/>
    <w:rsid w:val="007412F9"/>
    <w:rsid w:val="00741A4C"/>
    <w:rsid w:val="00741EAF"/>
    <w:rsid w:val="007420C3"/>
    <w:rsid w:val="0074267F"/>
    <w:rsid w:val="00742BDF"/>
    <w:rsid w:val="00742EC7"/>
    <w:rsid w:val="00742FC9"/>
    <w:rsid w:val="007430EA"/>
    <w:rsid w:val="00743366"/>
    <w:rsid w:val="00743410"/>
    <w:rsid w:val="007434B0"/>
    <w:rsid w:val="007436E2"/>
    <w:rsid w:val="0074387C"/>
    <w:rsid w:val="00743B81"/>
    <w:rsid w:val="007443E9"/>
    <w:rsid w:val="007446F3"/>
    <w:rsid w:val="007449E2"/>
    <w:rsid w:val="00744CEC"/>
    <w:rsid w:val="00744FC4"/>
    <w:rsid w:val="007450EC"/>
    <w:rsid w:val="00745266"/>
    <w:rsid w:val="007452B8"/>
    <w:rsid w:val="0074602F"/>
    <w:rsid w:val="0074641E"/>
    <w:rsid w:val="007464E9"/>
    <w:rsid w:val="00746610"/>
    <w:rsid w:val="00746D90"/>
    <w:rsid w:val="007472C7"/>
    <w:rsid w:val="007475A5"/>
    <w:rsid w:val="00747838"/>
    <w:rsid w:val="007478DF"/>
    <w:rsid w:val="007479CD"/>
    <w:rsid w:val="00747ED1"/>
    <w:rsid w:val="00747F9A"/>
    <w:rsid w:val="0075004D"/>
    <w:rsid w:val="0075006B"/>
    <w:rsid w:val="00750E9E"/>
    <w:rsid w:val="00751154"/>
    <w:rsid w:val="007512A2"/>
    <w:rsid w:val="00751634"/>
    <w:rsid w:val="00751B74"/>
    <w:rsid w:val="007522C7"/>
    <w:rsid w:val="007526DF"/>
    <w:rsid w:val="007532FA"/>
    <w:rsid w:val="0075346A"/>
    <w:rsid w:val="00753F7F"/>
    <w:rsid w:val="00754075"/>
    <w:rsid w:val="00754288"/>
    <w:rsid w:val="00754751"/>
    <w:rsid w:val="00754C2C"/>
    <w:rsid w:val="007553B2"/>
    <w:rsid w:val="007559D3"/>
    <w:rsid w:val="00755E39"/>
    <w:rsid w:val="007566D1"/>
    <w:rsid w:val="00756C10"/>
    <w:rsid w:val="00757274"/>
    <w:rsid w:val="00757348"/>
    <w:rsid w:val="007575A8"/>
    <w:rsid w:val="00757617"/>
    <w:rsid w:val="00757724"/>
    <w:rsid w:val="00757B70"/>
    <w:rsid w:val="00757CD2"/>
    <w:rsid w:val="0076028D"/>
    <w:rsid w:val="00760394"/>
    <w:rsid w:val="00761353"/>
    <w:rsid w:val="007613BF"/>
    <w:rsid w:val="00761B05"/>
    <w:rsid w:val="00761C75"/>
    <w:rsid w:val="0076212F"/>
    <w:rsid w:val="007626D1"/>
    <w:rsid w:val="00762884"/>
    <w:rsid w:val="007628CE"/>
    <w:rsid w:val="00762B5D"/>
    <w:rsid w:val="00762BEF"/>
    <w:rsid w:val="007632D0"/>
    <w:rsid w:val="007632D6"/>
    <w:rsid w:val="00763431"/>
    <w:rsid w:val="00763929"/>
    <w:rsid w:val="00763F1F"/>
    <w:rsid w:val="00764CF2"/>
    <w:rsid w:val="00765495"/>
    <w:rsid w:val="00765549"/>
    <w:rsid w:val="007656F1"/>
    <w:rsid w:val="00765A7B"/>
    <w:rsid w:val="00765BAF"/>
    <w:rsid w:val="007662D0"/>
    <w:rsid w:val="00766A74"/>
    <w:rsid w:val="00766C31"/>
    <w:rsid w:val="00766F75"/>
    <w:rsid w:val="00766FB7"/>
    <w:rsid w:val="00767238"/>
    <w:rsid w:val="007676FE"/>
    <w:rsid w:val="00767E26"/>
    <w:rsid w:val="007708FE"/>
    <w:rsid w:val="007710EC"/>
    <w:rsid w:val="00771724"/>
    <w:rsid w:val="00771777"/>
    <w:rsid w:val="00771CA7"/>
    <w:rsid w:val="00771FF6"/>
    <w:rsid w:val="007723EE"/>
    <w:rsid w:val="007725A1"/>
    <w:rsid w:val="007725A7"/>
    <w:rsid w:val="00773BBC"/>
    <w:rsid w:val="00773CDC"/>
    <w:rsid w:val="00773DFB"/>
    <w:rsid w:val="007741F9"/>
    <w:rsid w:val="007742F8"/>
    <w:rsid w:val="007745F0"/>
    <w:rsid w:val="0077489D"/>
    <w:rsid w:val="007748A6"/>
    <w:rsid w:val="00774FC2"/>
    <w:rsid w:val="00775629"/>
    <w:rsid w:val="007764D5"/>
    <w:rsid w:val="007765BC"/>
    <w:rsid w:val="007765EA"/>
    <w:rsid w:val="007768C3"/>
    <w:rsid w:val="007769FF"/>
    <w:rsid w:val="00776B54"/>
    <w:rsid w:val="0077727D"/>
    <w:rsid w:val="007778D5"/>
    <w:rsid w:val="00777A5E"/>
    <w:rsid w:val="00777BE1"/>
    <w:rsid w:val="00777C53"/>
    <w:rsid w:val="00777D1F"/>
    <w:rsid w:val="00777D57"/>
    <w:rsid w:val="00777E5A"/>
    <w:rsid w:val="00777FFE"/>
    <w:rsid w:val="00780859"/>
    <w:rsid w:val="00780BA2"/>
    <w:rsid w:val="00781036"/>
    <w:rsid w:val="00781164"/>
    <w:rsid w:val="0078121A"/>
    <w:rsid w:val="00781254"/>
    <w:rsid w:val="00781340"/>
    <w:rsid w:val="00781AFE"/>
    <w:rsid w:val="00781E2E"/>
    <w:rsid w:val="007820D6"/>
    <w:rsid w:val="007823CA"/>
    <w:rsid w:val="0078285B"/>
    <w:rsid w:val="00782DBA"/>
    <w:rsid w:val="0078350E"/>
    <w:rsid w:val="0078374F"/>
    <w:rsid w:val="007839CA"/>
    <w:rsid w:val="00783B04"/>
    <w:rsid w:val="00783D04"/>
    <w:rsid w:val="0078403B"/>
    <w:rsid w:val="00784090"/>
    <w:rsid w:val="0078418C"/>
    <w:rsid w:val="007854C2"/>
    <w:rsid w:val="007854E6"/>
    <w:rsid w:val="00785A0E"/>
    <w:rsid w:val="00785AF9"/>
    <w:rsid w:val="00786205"/>
    <w:rsid w:val="007863CD"/>
    <w:rsid w:val="007865FB"/>
    <w:rsid w:val="007868A5"/>
    <w:rsid w:val="00786B53"/>
    <w:rsid w:val="00786CF0"/>
    <w:rsid w:val="00786DCC"/>
    <w:rsid w:val="00786E36"/>
    <w:rsid w:val="00787758"/>
    <w:rsid w:val="00787B50"/>
    <w:rsid w:val="00787BF4"/>
    <w:rsid w:val="00787CDC"/>
    <w:rsid w:val="007907C0"/>
    <w:rsid w:val="00790BDC"/>
    <w:rsid w:val="00790C59"/>
    <w:rsid w:val="00791D28"/>
    <w:rsid w:val="0079295C"/>
    <w:rsid w:val="00792F5C"/>
    <w:rsid w:val="00793378"/>
    <w:rsid w:val="0079337A"/>
    <w:rsid w:val="0079351B"/>
    <w:rsid w:val="0079354A"/>
    <w:rsid w:val="007935AA"/>
    <w:rsid w:val="007935DC"/>
    <w:rsid w:val="00793657"/>
    <w:rsid w:val="0079388C"/>
    <w:rsid w:val="00793C34"/>
    <w:rsid w:val="00793D61"/>
    <w:rsid w:val="00793D7A"/>
    <w:rsid w:val="0079471F"/>
    <w:rsid w:val="0079506C"/>
    <w:rsid w:val="0079581D"/>
    <w:rsid w:val="007959B2"/>
    <w:rsid w:val="007959ED"/>
    <w:rsid w:val="00795A0A"/>
    <w:rsid w:val="00795E0B"/>
    <w:rsid w:val="00795E91"/>
    <w:rsid w:val="00795F3C"/>
    <w:rsid w:val="0079601E"/>
    <w:rsid w:val="007962E8"/>
    <w:rsid w:val="00796612"/>
    <w:rsid w:val="00796811"/>
    <w:rsid w:val="00796987"/>
    <w:rsid w:val="00796ADE"/>
    <w:rsid w:val="00796BC9"/>
    <w:rsid w:val="00796F10"/>
    <w:rsid w:val="00797A42"/>
    <w:rsid w:val="00797A63"/>
    <w:rsid w:val="00797E12"/>
    <w:rsid w:val="00797FEF"/>
    <w:rsid w:val="007A0340"/>
    <w:rsid w:val="007A06D1"/>
    <w:rsid w:val="007A07FB"/>
    <w:rsid w:val="007A0946"/>
    <w:rsid w:val="007A09FB"/>
    <w:rsid w:val="007A0F83"/>
    <w:rsid w:val="007A12B0"/>
    <w:rsid w:val="007A135F"/>
    <w:rsid w:val="007A1421"/>
    <w:rsid w:val="007A1A78"/>
    <w:rsid w:val="007A1BA7"/>
    <w:rsid w:val="007A1BF5"/>
    <w:rsid w:val="007A1DD2"/>
    <w:rsid w:val="007A1E43"/>
    <w:rsid w:val="007A20FA"/>
    <w:rsid w:val="007A22C2"/>
    <w:rsid w:val="007A23B8"/>
    <w:rsid w:val="007A241E"/>
    <w:rsid w:val="007A2BAE"/>
    <w:rsid w:val="007A2FFA"/>
    <w:rsid w:val="007A34C1"/>
    <w:rsid w:val="007A36AA"/>
    <w:rsid w:val="007A3CEC"/>
    <w:rsid w:val="007A3EC5"/>
    <w:rsid w:val="007A4213"/>
    <w:rsid w:val="007A426C"/>
    <w:rsid w:val="007A4605"/>
    <w:rsid w:val="007A469B"/>
    <w:rsid w:val="007A5008"/>
    <w:rsid w:val="007A5105"/>
    <w:rsid w:val="007A5460"/>
    <w:rsid w:val="007A56C2"/>
    <w:rsid w:val="007A5A3E"/>
    <w:rsid w:val="007A5F7A"/>
    <w:rsid w:val="007A6331"/>
    <w:rsid w:val="007A64A0"/>
    <w:rsid w:val="007A6665"/>
    <w:rsid w:val="007A66B5"/>
    <w:rsid w:val="007A6929"/>
    <w:rsid w:val="007A692F"/>
    <w:rsid w:val="007A6AA6"/>
    <w:rsid w:val="007A6C12"/>
    <w:rsid w:val="007A7072"/>
    <w:rsid w:val="007A7451"/>
    <w:rsid w:val="007A76B5"/>
    <w:rsid w:val="007A7F2C"/>
    <w:rsid w:val="007B0783"/>
    <w:rsid w:val="007B08EB"/>
    <w:rsid w:val="007B0BAD"/>
    <w:rsid w:val="007B0C5B"/>
    <w:rsid w:val="007B1155"/>
    <w:rsid w:val="007B151B"/>
    <w:rsid w:val="007B197D"/>
    <w:rsid w:val="007B1E8A"/>
    <w:rsid w:val="007B2203"/>
    <w:rsid w:val="007B25D7"/>
    <w:rsid w:val="007B2FD3"/>
    <w:rsid w:val="007B3047"/>
    <w:rsid w:val="007B33B0"/>
    <w:rsid w:val="007B3AAC"/>
    <w:rsid w:val="007B411E"/>
    <w:rsid w:val="007B41A5"/>
    <w:rsid w:val="007B41AD"/>
    <w:rsid w:val="007B466D"/>
    <w:rsid w:val="007B4B97"/>
    <w:rsid w:val="007B4C6B"/>
    <w:rsid w:val="007B4D33"/>
    <w:rsid w:val="007B4E50"/>
    <w:rsid w:val="007B52F4"/>
    <w:rsid w:val="007B550C"/>
    <w:rsid w:val="007B5AC4"/>
    <w:rsid w:val="007B5DCA"/>
    <w:rsid w:val="007B61A1"/>
    <w:rsid w:val="007B72FF"/>
    <w:rsid w:val="007B7438"/>
    <w:rsid w:val="007B76C3"/>
    <w:rsid w:val="007B7C8F"/>
    <w:rsid w:val="007B7ED7"/>
    <w:rsid w:val="007B7F4D"/>
    <w:rsid w:val="007C00A2"/>
    <w:rsid w:val="007C0157"/>
    <w:rsid w:val="007C0226"/>
    <w:rsid w:val="007C0434"/>
    <w:rsid w:val="007C063E"/>
    <w:rsid w:val="007C0880"/>
    <w:rsid w:val="007C09A0"/>
    <w:rsid w:val="007C0A1D"/>
    <w:rsid w:val="007C0A78"/>
    <w:rsid w:val="007C0B51"/>
    <w:rsid w:val="007C0C0F"/>
    <w:rsid w:val="007C100E"/>
    <w:rsid w:val="007C1548"/>
    <w:rsid w:val="007C167E"/>
    <w:rsid w:val="007C186F"/>
    <w:rsid w:val="007C1D4D"/>
    <w:rsid w:val="007C2086"/>
    <w:rsid w:val="007C2314"/>
    <w:rsid w:val="007C257D"/>
    <w:rsid w:val="007C33AC"/>
    <w:rsid w:val="007C383D"/>
    <w:rsid w:val="007C3C92"/>
    <w:rsid w:val="007C3F72"/>
    <w:rsid w:val="007C453B"/>
    <w:rsid w:val="007C478B"/>
    <w:rsid w:val="007C4819"/>
    <w:rsid w:val="007C5503"/>
    <w:rsid w:val="007C5A3F"/>
    <w:rsid w:val="007C5B2D"/>
    <w:rsid w:val="007C5C76"/>
    <w:rsid w:val="007C6383"/>
    <w:rsid w:val="007C6D52"/>
    <w:rsid w:val="007C704B"/>
    <w:rsid w:val="007C715E"/>
    <w:rsid w:val="007C7678"/>
    <w:rsid w:val="007C77D0"/>
    <w:rsid w:val="007C79D8"/>
    <w:rsid w:val="007D00B7"/>
    <w:rsid w:val="007D013F"/>
    <w:rsid w:val="007D019B"/>
    <w:rsid w:val="007D02CD"/>
    <w:rsid w:val="007D04EC"/>
    <w:rsid w:val="007D055A"/>
    <w:rsid w:val="007D098C"/>
    <w:rsid w:val="007D09A9"/>
    <w:rsid w:val="007D0E2C"/>
    <w:rsid w:val="007D113B"/>
    <w:rsid w:val="007D1705"/>
    <w:rsid w:val="007D1C21"/>
    <w:rsid w:val="007D2103"/>
    <w:rsid w:val="007D215D"/>
    <w:rsid w:val="007D2365"/>
    <w:rsid w:val="007D2BD2"/>
    <w:rsid w:val="007D3005"/>
    <w:rsid w:val="007D3095"/>
    <w:rsid w:val="007D33BD"/>
    <w:rsid w:val="007D3604"/>
    <w:rsid w:val="007D3770"/>
    <w:rsid w:val="007D38E5"/>
    <w:rsid w:val="007D38EA"/>
    <w:rsid w:val="007D3B31"/>
    <w:rsid w:val="007D3BDA"/>
    <w:rsid w:val="007D3DDE"/>
    <w:rsid w:val="007D41B9"/>
    <w:rsid w:val="007D42EE"/>
    <w:rsid w:val="007D4813"/>
    <w:rsid w:val="007D4827"/>
    <w:rsid w:val="007D4AD3"/>
    <w:rsid w:val="007D4F3A"/>
    <w:rsid w:val="007D5010"/>
    <w:rsid w:val="007D5A19"/>
    <w:rsid w:val="007D5F84"/>
    <w:rsid w:val="007D6143"/>
    <w:rsid w:val="007D6179"/>
    <w:rsid w:val="007D6BB4"/>
    <w:rsid w:val="007D6E32"/>
    <w:rsid w:val="007D6F47"/>
    <w:rsid w:val="007D79F2"/>
    <w:rsid w:val="007D7C56"/>
    <w:rsid w:val="007D7D6A"/>
    <w:rsid w:val="007D7DA5"/>
    <w:rsid w:val="007D7F28"/>
    <w:rsid w:val="007E0055"/>
    <w:rsid w:val="007E01E1"/>
    <w:rsid w:val="007E07E8"/>
    <w:rsid w:val="007E0B56"/>
    <w:rsid w:val="007E0EF9"/>
    <w:rsid w:val="007E10C5"/>
    <w:rsid w:val="007E1283"/>
    <w:rsid w:val="007E132F"/>
    <w:rsid w:val="007E13DD"/>
    <w:rsid w:val="007E14AC"/>
    <w:rsid w:val="007E14DB"/>
    <w:rsid w:val="007E16D0"/>
    <w:rsid w:val="007E18D8"/>
    <w:rsid w:val="007E19E4"/>
    <w:rsid w:val="007E1B11"/>
    <w:rsid w:val="007E1EB5"/>
    <w:rsid w:val="007E1EC6"/>
    <w:rsid w:val="007E29CC"/>
    <w:rsid w:val="007E2C1F"/>
    <w:rsid w:val="007E2DC9"/>
    <w:rsid w:val="007E2F66"/>
    <w:rsid w:val="007E3473"/>
    <w:rsid w:val="007E390F"/>
    <w:rsid w:val="007E4296"/>
    <w:rsid w:val="007E4633"/>
    <w:rsid w:val="007E4B82"/>
    <w:rsid w:val="007E5063"/>
    <w:rsid w:val="007E510F"/>
    <w:rsid w:val="007E5E80"/>
    <w:rsid w:val="007E6171"/>
    <w:rsid w:val="007E623E"/>
    <w:rsid w:val="007E6475"/>
    <w:rsid w:val="007E64BB"/>
    <w:rsid w:val="007E66D8"/>
    <w:rsid w:val="007E6DFC"/>
    <w:rsid w:val="007E6EBF"/>
    <w:rsid w:val="007E6F74"/>
    <w:rsid w:val="007E6FAC"/>
    <w:rsid w:val="007E6FC5"/>
    <w:rsid w:val="007E76BC"/>
    <w:rsid w:val="007E788A"/>
    <w:rsid w:val="007E7AFD"/>
    <w:rsid w:val="007F03BB"/>
    <w:rsid w:val="007F0B55"/>
    <w:rsid w:val="007F0D7C"/>
    <w:rsid w:val="007F0EC8"/>
    <w:rsid w:val="007F0F15"/>
    <w:rsid w:val="007F1316"/>
    <w:rsid w:val="007F13E5"/>
    <w:rsid w:val="007F15F3"/>
    <w:rsid w:val="007F2450"/>
    <w:rsid w:val="007F291C"/>
    <w:rsid w:val="007F2B8B"/>
    <w:rsid w:val="007F2C01"/>
    <w:rsid w:val="007F2DD4"/>
    <w:rsid w:val="007F31B3"/>
    <w:rsid w:val="007F3308"/>
    <w:rsid w:val="007F3436"/>
    <w:rsid w:val="007F369E"/>
    <w:rsid w:val="007F440E"/>
    <w:rsid w:val="007F4C1B"/>
    <w:rsid w:val="007F549E"/>
    <w:rsid w:val="007F561F"/>
    <w:rsid w:val="007F5723"/>
    <w:rsid w:val="007F57A8"/>
    <w:rsid w:val="007F5B2F"/>
    <w:rsid w:val="007F5DE9"/>
    <w:rsid w:val="007F5EEB"/>
    <w:rsid w:val="007F614D"/>
    <w:rsid w:val="007F6609"/>
    <w:rsid w:val="007F6720"/>
    <w:rsid w:val="007F689B"/>
    <w:rsid w:val="007F792C"/>
    <w:rsid w:val="007F7C6F"/>
    <w:rsid w:val="00800575"/>
    <w:rsid w:val="008006AF"/>
    <w:rsid w:val="00800AD5"/>
    <w:rsid w:val="00800B3B"/>
    <w:rsid w:val="00800E34"/>
    <w:rsid w:val="0080119B"/>
    <w:rsid w:val="008011AC"/>
    <w:rsid w:val="00801422"/>
    <w:rsid w:val="00801770"/>
    <w:rsid w:val="00801861"/>
    <w:rsid w:val="00801983"/>
    <w:rsid w:val="008029DF"/>
    <w:rsid w:val="00802AE1"/>
    <w:rsid w:val="00802CD9"/>
    <w:rsid w:val="00803277"/>
    <w:rsid w:val="00803522"/>
    <w:rsid w:val="0080374C"/>
    <w:rsid w:val="008039F0"/>
    <w:rsid w:val="00803C9A"/>
    <w:rsid w:val="00803E41"/>
    <w:rsid w:val="00803F12"/>
    <w:rsid w:val="0080436F"/>
    <w:rsid w:val="00804FFD"/>
    <w:rsid w:val="0080509D"/>
    <w:rsid w:val="00805180"/>
    <w:rsid w:val="00805376"/>
    <w:rsid w:val="008057F3"/>
    <w:rsid w:val="00805E20"/>
    <w:rsid w:val="00806290"/>
    <w:rsid w:val="008062B8"/>
    <w:rsid w:val="0080653A"/>
    <w:rsid w:val="00806568"/>
    <w:rsid w:val="0080685F"/>
    <w:rsid w:val="00806A97"/>
    <w:rsid w:val="00806CCA"/>
    <w:rsid w:val="00807296"/>
    <w:rsid w:val="00807946"/>
    <w:rsid w:val="00807A13"/>
    <w:rsid w:val="00810111"/>
    <w:rsid w:val="0081017D"/>
    <w:rsid w:val="0081029B"/>
    <w:rsid w:val="00810BAC"/>
    <w:rsid w:val="0081117B"/>
    <w:rsid w:val="008119A4"/>
    <w:rsid w:val="00811AC4"/>
    <w:rsid w:val="00811B9E"/>
    <w:rsid w:val="00811BDA"/>
    <w:rsid w:val="00812099"/>
    <w:rsid w:val="0081287D"/>
    <w:rsid w:val="008129F9"/>
    <w:rsid w:val="00812A75"/>
    <w:rsid w:val="00812D80"/>
    <w:rsid w:val="0081390F"/>
    <w:rsid w:val="0081396F"/>
    <w:rsid w:val="008139E1"/>
    <w:rsid w:val="00813AE6"/>
    <w:rsid w:val="00813AF4"/>
    <w:rsid w:val="00813E9F"/>
    <w:rsid w:val="00814050"/>
    <w:rsid w:val="008144A8"/>
    <w:rsid w:val="008146EA"/>
    <w:rsid w:val="008148F7"/>
    <w:rsid w:val="008152F1"/>
    <w:rsid w:val="008154C6"/>
    <w:rsid w:val="00815CB8"/>
    <w:rsid w:val="00815F37"/>
    <w:rsid w:val="00816122"/>
    <w:rsid w:val="00816155"/>
    <w:rsid w:val="00816902"/>
    <w:rsid w:val="00816A56"/>
    <w:rsid w:val="008173DB"/>
    <w:rsid w:val="008176BE"/>
    <w:rsid w:val="008177AC"/>
    <w:rsid w:val="00817BDC"/>
    <w:rsid w:val="00817FDC"/>
    <w:rsid w:val="00817FF4"/>
    <w:rsid w:val="00820308"/>
    <w:rsid w:val="008205BC"/>
    <w:rsid w:val="00820876"/>
    <w:rsid w:val="00820A7B"/>
    <w:rsid w:val="00820BC8"/>
    <w:rsid w:val="008213CE"/>
    <w:rsid w:val="00822044"/>
    <w:rsid w:val="00822359"/>
    <w:rsid w:val="008228F4"/>
    <w:rsid w:val="00822D31"/>
    <w:rsid w:val="00822ECB"/>
    <w:rsid w:val="008233B1"/>
    <w:rsid w:val="008233E6"/>
    <w:rsid w:val="00824348"/>
    <w:rsid w:val="00824B34"/>
    <w:rsid w:val="00824CD2"/>
    <w:rsid w:val="00824EB4"/>
    <w:rsid w:val="00824F3F"/>
    <w:rsid w:val="0082506B"/>
    <w:rsid w:val="0082517C"/>
    <w:rsid w:val="00825327"/>
    <w:rsid w:val="008257B8"/>
    <w:rsid w:val="00825F98"/>
    <w:rsid w:val="00825FC7"/>
    <w:rsid w:val="0082640B"/>
    <w:rsid w:val="00826EB4"/>
    <w:rsid w:val="00827F1F"/>
    <w:rsid w:val="008300F8"/>
    <w:rsid w:val="008305B5"/>
    <w:rsid w:val="00830952"/>
    <w:rsid w:val="00831014"/>
    <w:rsid w:val="0083131A"/>
    <w:rsid w:val="00831CE3"/>
    <w:rsid w:val="00831E13"/>
    <w:rsid w:val="00831F38"/>
    <w:rsid w:val="008321A5"/>
    <w:rsid w:val="008327F1"/>
    <w:rsid w:val="00832D69"/>
    <w:rsid w:val="00833232"/>
    <w:rsid w:val="008333D3"/>
    <w:rsid w:val="00833795"/>
    <w:rsid w:val="00833EAA"/>
    <w:rsid w:val="00833EC2"/>
    <w:rsid w:val="0083403E"/>
    <w:rsid w:val="00834295"/>
    <w:rsid w:val="0083466D"/>
    <w:rsid w:val="00834713"/>
    <w:rsid w:val="00834C4F"/>
    <w:rsid w:val="00834D4B"/>
    <w:rsid w:val="008350C6"/>
    <w:rsid w:val="0083551B"/>
    <w:rsid w:val="0083559B"/>
    <w:rsid w:val="0083559F"/>
    <w:rsid w:val="00835A8A"/>
    <w:rsid w:val="0083615C"/>
    <w:rsid w:val="008367CF"/>
    <w:rsid w:val="008369E7"/>
    <w:rsid w:val="00836B63"/>
    <w:rsid w:val="00836C32"/>
    <w:rsid w:val="00836FF8"/>
    <w:rsid w:val="00837026"/>
    <w:rsid w:val="00837477"/>
    <w:rsid w:val="00837CF4"/>
    <w:rsid w:val="00837D72"/>
    <w:rsid w:val="0084009F"/>
    <w:rsid w:val="00840180"/>
    <w:rsid w:val="00840827"/>
    <w:rsid w:val="0084083F"/>
    <w:rsid w:val="00840898"/>
    <w:rsid w:val="00840EEA"/>
    <w:rsid w:val="00840F3A"/>
    <w:rsid w:val="00841381"/>
    <w:rsid w:val="00842049"/>
    <w:rsid w:val="0084223E"/>
    <w:rsid w:val="00842815"/>
    <w:rsid w:val="00842971"/>
    <w:rsid w:val="00842B87"/>
    <w:rsid w:val="00843B2E"/>
    <w:rsid w:val="00843C9E"/>
    <w:rsid w:val="00843FE0"/>
    <w:rsid w:val="00844059"/>
    <w:rsid w:val="0084461C"/>
    <w:rsid w:val="0084464C"/>
    <w:rsid w:val="0084466C"/>
    <w:rsid w:val="0084476B"/>
    <w:rsid w:val="00844B1A"/>
    <w:rsid w:val="00844BB7"/>
    <w:rsid w:val="00844CCB"/>
    <w:rsid w:val="008453F2"/>
    <w:rsid w:val="00845887"/>
    <w:rsid w:val="00845BCE"/>
    <w:rsid w:val="00846228"/>
    <w:rsid w:val="00846312"/>
    <w:rsid w:val="008465DB"/>
    <w:rsid w:val="0084732D"/>
    <w:rsid w:val="00847406"/>
    <w:rsid w:val="008477E0"/>
    <w:rsid w:val="00850544"/>
    <w:rsid w:val="008506F6"/>
    <w:rsid w:val="008507F0"/>
    <w:rsid w:val="008513C6"/>
    <w:rsid w:val="0085144A"/>
    <w:rsid w:val="008515A2"/>
    <w:rsid w:val="008515AE"/>
    <w:rsid w:val="00851BCC"/>
    <w:rsid w:val="00851BE4"/>
    <w:rsid w:val="00851E39"/>
    <w:rsid w:val="00851ECA"/>
    <w:rsid w:val="00851FB2"/>
    <w:rsid w:val="00852224"/>
    <w:rsid w:val="008529D3"/>
    <w:rsid w:val="008529FD"/>
    <w:rsid w:val="00852BE3"/>
    <w:rsid w:val="00852C7B"/>
    <w:rsid w:val="00852DBD"/>
    <w:rsid w:val="00852DC4"/>
    <w:rsid w:val="00852E0F"/>
    <w:rsid w:val="00853156"/>
    <w:rsid w:val="008532D5"/>
    <w:rsid w:val="00853679"/>
    <w:rsid w:val="00853EAB"/>
    <w:rsid w:val="00853F8F"/>
    <w:rsid w:val="00855043"/>
    <w:rsid w:val="00855310"/>
    <w:rsid w:val="0085560C"/>
    <w:rsid w:val="00855642"/>
    <w:rsid w:val="0085583A"/>
    <w:rsid w:val="00855911"/>
    <w:rsid w:val="00855C02"/>
    <w:rsid w:val="00855C0F"/>
    <w:rsid w:val="00855F14"/>
    <w:rsid w:val="0085637F"/>
    <w:rsid w:val="008564D9"/>
    <w:rsid w:val="0085684B"/>
    <w:rsid w:val="00857021"/>
    <w:rsid w:val="00857058"/>
    <w:rsid w:val="00857C6E"/>
    <w:rsid w:val="00857E16"/>
    <w:rsid w:val="00857E47"/>
    <w:rsid w:val="00857EA1"/>
    <w:rsid w:val="00860374"/>
    <w:rsid w:val="0086097F"/>
    <w:rsid w:val="008611B8"/>
    <w:rsid w:val="00861293"/>
    <w:rsid w:val="0086211D"/>
    <w:rsid w:val="00862537"/>
    <w:rsid w:val="0086275D"/>
    <w:rsid w:val="00862778"/>
    <w:rsid w:val="008627EE"/>
    <w:rsid w:val="00862934"/>
    <w:rsid w:val="00862B87"/>
    <w:rsid w:val="00862D09"/>
    <w:rsid w:val="00862F7F"/>
    <w:rsid w:val="00863AF6"/>
    <w:rsid w:val="00863CB9"/>
    <w:rsid w:val="00863D1C"/>
    <w:rsid w:val="0086408F"/>
    <w:rsid w:val="00864282"/>
    <w:rsid w:val="00864353"/>
    <w:rsid w:val="00864AFA"/>
    <w:rsid w:val="00865629"/>
    <w:rsid w:val="00865D59"/>
    <w:rsid w:val="00866088"/>
    <w:rsid w:val="008661D4"/>
    <w:rsid w:val="00867025"/>
    <w:rsid w:val="0086705B"/>
    <w:rsid w:val="00867075"/>
    <w:rsid w:val="008676F0"/>
    <w:rsid w:val="008678C8"/>
    <w:rsid w:val="008700A6"/>
    <w:rsid w:val="008700B3"/>
    <w:rsid w:val="008703D0"/>
    <w:rsid w:val="00870469"/>
    <w:rsid w:val="00870608"/>
    <w:rsid w:val="0087065E"/>
    <w:rsid w:val="00870710"/>
    <w:rsid w:val="00870E9B"/>
    <w:rsid w:val="0087126B"/>
    <w:rsid w:val="008713B3"/>
    <w:rsid w:val="0087161A"/>
    <w:rsid w:val="008716A7"/>
    <w:rsid w:val="008716BD"/>
    <w:rsid w:val="008716CC"/>
    <w:rsid w:val="008718EF"/>
    <w:rsid w:val="00871CA6"/>
    <w:rsid w:val="00871CAD"/>
    <w:rsid w:val="00871ED1"/>
    <w:rsid w:val="00871F1E"/>
    <w:rsid w:val="008720F7"/>
    <w:rsid w:val="00872232"/>
    <w:rsid w:val="008724C2"/>
    <w:rsid w:val="00872753"/>
    <w:rsid w:val="0087277B"/>
    <w:rsid w:val="008740F1"/>
    <w:rsid w:val="008741AC"/>
    <w:rsid w:val="00874378"/>
    <w:rsid w:val="00874547"/>
    <w:rsid w:val="00874699"/>
    <w:rsid w:val="00874CA6"/>
    <w:rsid w:val="00874E6C"/>
    <w:rsid w:val="008752E0"/>
    <w:rsid w:val="00875E2B"/>
    <w:rsid w:val="00875F48"/>
    <w:rsid w:val="00876441"/>
    <w:rsid w:val="00876B2B"/>
    <w:rsid w:val="00876BF7"/>
    <w:rsid w:val="0087777C"/>
    <w:rsid w:val="008779E8"/>
    <w:rsid w:val="008779EF"/>
    <w:rsid w:val="00877A7E"/>
    <w:rsid w:val="00877B37"/>
    <w:rsid w:val="008803F7"/>
    <w:rsid w:val="00880536"/>
    <w:rsid w:val="008805A0"/>
    <w:rsid w:val="008807D3"/>
    <w:rsid w:val="008807D8"/>
    <w:rsid w:val="00880DEE"/>
    <w:rsid w:val="00881301"/>
    <w:rsid w:val="008816AC"/>
    <w:rsid w:val="0088199B"/>
    <w:rsid w:val="00881DDD"/>
    <w:rsid w:val="008825A1"/>
    <w:rsid w:val="008828A2"/>
    <w:rsid w:val="0088291F"/>
    <w:rsid w:val="008832EF"/>
    <w:rsid w:val="00883853"/>
    <w:rsid w:val="00883882"/>
    <w:rsid w:val="0088449F"/>
    <w:rsid w:val="008846B1"/>
    <w:rsid w:val="00884787"/>
    <w:rsid w:val="00884808"/>
    <w:rsid w:val="00884906"/>
    <w:rsid w:val="00884BC2"/>
    <w:rsid w:val="00884FDD"/>
    <w:rsid w:val="00885848"/>
    <w:rsid w:val="00885904"/>
    <w:rsid w:val="00885B41"/>
    <w:rsid w:val="0088663F"/>
    <w:rsid w:val="008867BC"/>
    <w:rsid w:val="00886975"/>
    <w:rsid w:val="00886CCE"/>
    <w:rsid w:val="00887089"/>
    <w:rsid w:val="00887304"/>
    <w:rsid w:val="0088741D"/>
    <w:rsid w:val="0088741F"/>
    <w:rsid w:val="00887933"/>
    <w:rsid w:val="00887A93"/>
    <w:rsid w:val="00887BC7"/>
    <w:rsid w:val="00887CE5"/>
    <w:rsid w:val="00890099"/>
    <w:rsid w:val="0089024B"/>
    <w:rsid w:val="008907F7"/>
    <w:rsid w:val="00890A26"/>
    <w:rsid w:val="00890C3B"/>
    <w:rsid w:val="00890F48"/>
    <w:rsid w:val="008911D5"/>
    <w:rsid w:val="008912CA"/>
    <w:rsid w:val="00891309"/>
    <w:rsid w:val="008914B1"/>
    <w:rsid w:val="008919D7"/>
    <w:rsid w:val="00891A95"/>
    <w:rsid w:val="00891D18"/>
    <w:rsid w:val="00892569"/>
    <w:rsid w:val="0089288D"/>
    <w:rsid w:val="008928F5"/>
    <w:rsid w:val="00892952"/>
    <w:rsid w:val="00892DBF"/>
    <w:rsid w:val="008933BF"/>
    <w:rsid w:val="008937CD"/>
    <w:rsid w:val="00893904"/>
    <w:rsid w:val="00893A38"/>
    <w:rsid w:val="00893AD9"/>
    <w:rsid w:val="00893BBE"/>
    <w:rsid w:val="0089442D"/>
    <w:rsid w:val="00894875"/>
    <w:rsid w:val="0089507F"/>
    <w:rsid w:val="0089513C"/>
    <w:rsid w:val="00895533"/>
    <w:rsid w:val="008957E8"/>
    <w:rsid w:val="00895ADE"/>
    <w:rsid w:val="00895C09"/>
    <w:rsid w:val="00895D39"/>
    <w:rsid w:val="00895F3C"/>
    <w:rsid w:val="00896082"/>
    <w:rsid w:val="008963E3"/>
    <w:rsid w:val="00896594"/>
    <w:rsid w:val="0089689D"/>
    <w:rsid w:val="008968EC"/>
    <w:rsid w:val="00896DF6"/>
    <w:rsid w:val="00896F1A"/>
    <w:rsid w:val="00897463"/>
    <w:rsid w:val="008974F2"/>
    <w:rsid w:val="00897696"/>
    <w:rsid w:val="0089792A"/>
    <w:rsid w:val="008979B4"/>
    <w:rsid w:val="008A0101"/>
    <w:rsid w:val="008A0C03"/>
    <w:rsid w:val="008A108B"/>
    <w:rsid w:val="008A11F9"/>
    <w:rsid w:val="008A1533"/>
    <w:rsid w:val="008A15C6"/>
    <w:rsid w:val="008A16F9"/>
    <w:rsid w:val="008A1E10"/>
    <w:rsid w:val="008A20C8"/>
    <w:rsid w:val="008A27E6"/>
    <w:rsid w:val="008A2CAD"/>
    <w:rsid w:val="008A34C3"/>
    <w:rsid w:val="008A38DA"/>
    <w:rsid w:val="008A396A"/>
    <w:rsid w:val="008A41A4"/>
    <w:rsid w:val="008A479B"/>
    <w:rsid w:val="008A4B1C"/>
    <w:rsid w:val="008A4EEC"/>
    <w:rsid w:val="008A4FDB"/>
    <w:rsid w:val="008A58B7"/>
    <w:rsid w:val="008A5B20"/>
    <w:rsid w:val="008A5B2D"/>
    <w:rsid w:val="008A5F92"/>
    <w:rsid w:val="008A6830"/>
    <w:rsid w:val="008A6891"/>
    <w:rsid w:val="008A69EE"/>
    <w:rsid w:val="008A6BC4"/>
    <w:rsid w:val="008A6CD2"/>
    <w:rsid w:val="008A6DAB"/>
    <w:rsid w:val="008A6F11"/>
    <w:rsid w:val="008A7105"/>
    <w:rsid w:val="008A725C"/>
    <w:rsid w:val="008A7422"/>
    <w:rsid w:val="008A7908"/>
    <w:rsid w:val="008A7B18"/>
    <w:rsid w:val="008A7D85"/>
    <w:rsid w:val="008A7D92"/>
    <w:rsid w:val="008B07B6"/>
    <w:rsid w:val="008B0866"/>
    <w:rsid w:val="008B099A"/>
    <w:rsid w:val="008B1414"/>
    <w:rsid w:val="008B1669"/>
    <w:rsid w:val="008B19AD"/>
    <w:rsid w:val="008B19F2"/>
    <w:rsid w:val="008B1E64"/>
    <w:rsid w:val="008B21D8"/>
    <w:rsid w:val="008B21E5"/>
    <w:rsid w:val="008B2A1A"/>
    <w:rsid w:val="008B2A41"/>
    <w:rsid w:val="008B2A79"/>
    <w:rsid w:val="008B3170"/>
    <w:rsid w:val="008B36A5"/>
    <w:rsid w:val="008B3D75"/>
    <w:rsid w:val="008B3FEB"/>
    <w:rsid w:val="008B4017"/>
    <w:rsid w:val="008B4151"/>
    <w:rsid w:val="008B422C"/>
    <w:rsid w:val="008B4377"/>
    <w:rsid w:val="008B439B"/>
    <w:rsid w:val="008B471C"/>
    <w:rsid w:val="008B4A1C"/>
    <w:rsid w:val="008B4A7F"/>
    <w:rsid w:val="008B4B03"/>
    <w:rsid w:val="008B4D68"/>
    <w:rsid w:val="008B5512"/>
    <w:rsid w:val="008B5676"/>
    <w:rsid w:val="008B5B4F"/>
    <w:rsid w:val="008B5BE2"/>
    <w:rsid w:val="008B5D94"/>
    <w:rsid w:val="008B5DD9"/>
    <w:rsid w:val="008B7530"/>
    <w:rsid w:val="008B7E4F"/>
    <w:rsid w:val="008C0F8B"/>
    <w:rsid w:val="008C15D6"/>
    <w:rsid w:val="008C2051"/>
    <w:rsid w:val="008C28CA"/>
    <w:rsid w:val="008C2ABB"/>
    <w:rsid w:val="008C2EB4"/>
    <w:rsid w:val="008C2F79"/>
    <w:rsid w:val="008C300A"/>
    <w:rsid w:val="008C3875"/>
    <w:rsid w:val="008C3F34"/>
    <w:rsid w:val="008C427C"/>
    <w:rsid w:val="008C4CC9"/>
    <w:rsid w:val="008C5A2D"/>
    <w:rsid w:val="008C5C0B"/>
    <w:rsid w:val="008C66C9"/>
    <w:rsid w:val="008C6744"/>
    <w:rsid w:val="008C6847"/>
    <w:rsid w:val="008C69C4"/>
    <w:rsid w:val="008C6C14"/>
    <w:rsid w:val="008C6F9F"/>
    <w:rsid w:val="008C71B9"/>
    <w:rsid w:val="008C768B"/>
    <w:rsid w:val="008C7741"/>
    <w:rsid w:val="008C7747"/>
    <w:rsid w:val="008C78D3"/>
    <w:rsid w:val="008C78EC"/>
    <w:rsid w:val="008C7B5C"/>
    <w:rsid w:val="008C7F07"/>
    <w:rsid w:val="008D0184"/>
    <w:rsid w:val="008D01E8"/>
    <w:rsid w:val="008D0457"/>
    <w:rsid w:val="008D04ED"/>
    <w:rsid w:val="008D10D5"/>
    <w:rsid w:val="008D1287"/>
    <w:rsid w:val="008D13B4"/>
    <w:rsid w:val="008D1542"/>
    <w:rsid w:val="008D1A61"/>
    <w:rsid w:val="008D1E08"/>
    <w:rsid w:val="008D1E22"/>
    <w:rsid w:val="008D2815"/>
    <w:rsid w:val="008D2A65"/>
    <w:rsid w:val="008D34CC"/>
    <w:rsid w:val="008D34F9"/>
    <w:rsid w:val="008D36B2"/>
    <w:rsid w:val="008D381F"/>
    <w:rsid w:val="008D396B"/>
    <w:rsid w:val="008D3E35"/>
    <w:rsid w:val="008D4572"/>
    <w:rsid w:val="008D4933"/>
    <w:rsid w:val="008D49A0"/>
    <w:rsid w:val="008D4FBE"/>
    <w:rsid w:val="008D5043"/>
    <w:rsid w:val="008D627D"/>
    <w:rsid w:val="008D6819"/>
    <w:rsid w:val="008D687F"/>
    <w:rsid w:val="008D6B61"/>
    <w:rsid w:val="008D7000"/>
    <w:rsid w:val="008D76D8"/>
    <w:rsid w:val="008D7CD2"/>
    <w:rsid w:val="008D7CFF"/>
    <w:rsid w:val="008D7ECB"/>
    <w:rsid w:val="008E0937"/>
    <w:rsid w:val="008E0F1A"/>
    <w:rsid w:val="008E1189"/>
    <w:rsid w:val="008E12A0"/>
    <w:rsid w:val="008E1306"/>
    <w:rsid w:val="008E174B"/>
    <w:rsid w:val="008E1932"/>
    <w:rsid w:val="008E1B31"/>
    <w:rsid w:val="008E1C8D"/>
    <w:rsid w:val="008E1CB3"/>
    <w:rsid w:val="008E1F09"/>
    <w:rsid w:val="008E22FE"/>
    <w:rsid w:val="008E23CD"/>
    <w:rsid w:val="008E23F9"/>
    <w:rsid w:val="008E255B"/>
    <w:rsid w:val="008E2E7F"/>
    <w:rsid w:val="008E2FC2"/>
    <w:rsid w:val="008E335E"/>
    <w:rsid w:val="008E36B2"/>
    <w:rsid w:val="008E37EA"/>
    <w:rsid w:val="008E3BB8"/>
    <w:rsid w:val="008E3DCB"/>
    <w:rsid w:val="008E3F7A"/>
    <w:rsid w:val="008E414E"/>
    <w:rsid w:val="008E46DA"/>
    <w:rsid w:val="008E5228"/>
    <w:rsid w:val="008E5435"/>
    <w:rsid w:val="008E5FE9"/>
    <w:rsid w:val="008E6119"/>
    <w:rsid w:val="008E6557"/>
    <w:rsid w:val="008E6652"/>
    <w:rsid w:val="008E6C53"/>
    <w:rsid w:val="008E6D36"/>
    <w:rsid w:val="008E70B0"/>
    <w:rsid w:val="008E7300"/>
    <w:rsid w:val="008E74F2"/>
    <w:rsid w:val="008E75FB"/>
    <w:rsid w:val="008E76B5"/>
    <w:rsid w:val="008E7B69"/>
    <w:rsid w:val="008E7BB2"/>
    <w:rsid w:val="008E7E40"/>
    <w:rsid w:val="008F0150"/>
    <w:rsid w:val="008F074E"/>
    <w:rsid w:val="008F0F4B"/>
    <w:rsid w:val="008F10A1"/>
    <w:rsid w:val="008F120D"/>
    <w:rsid w:val="008F1610"/>
    <w:rsid w:val="008F1B57"/>
    <w:rsid w:val="008F1F0C"/>
    <w:rsid w:val="008F2208"/>
    <w:rsid w:val="008F241F"/>
    <w:rsid w:val="008F25E6"/>
    <w:rsid w:val="008F2832"/>
    <w:rsid w:val="008F2984"/>
    <w:rsid w:val="008F2A82"/>
    <w:rsid w:val="008F2C63"/>
    <w:rsid w:val="008F2CE0"/>
    <w:rsid w:val="008F2D55"/>
    <w:rsid w:val="008F30E7"/>
    <w:rsid w:val="008F32AC"/>
    <w:rsid w:val="008F3497"/>
    <w:rsid w:val="008F3B0A"/>
    <w:rsid w:val="008F4491"/>
    <w:rsid w:val="008F4737"/>
    <w:rsid w:val="008F4894"/>
    <w:rsid w:val="008F4BE4"/>
    <w:rsid w:val="008F5227"/>
    <w:rsid w:val="008F540A"/>
    <w:rsid w:val="008F569B"/>
    <w:rsid w:val="008F5925"/>
    <w:rsid w:val="008F5DE7"/>
    <w:rsid w:val="008F5EFD"/>
    <w:rsid w:val="008F6CE0"/>
    <w:rsid w:val="008F7338"/>
    <w:rsid w:val="008F7BA9"/>
    <w:rsid w:val="008F7C7C"/>
    <w:rsid w:val="008F7D29"/>
    <w:rsid w:val="008F7E87"/>
    <w:rsid w:val="008F7F91"/>
    <w:rsid w:val="008F7FC4"/>
    <w:rsid w:val="009003A0"/>
    <w:rsid w:val="00900492"/>
    <w:rsid w:val="009006A7"/>
    <w:rsid w:val="0090079C"/>
    <w:rsid w:val="009007BF"/>
    <w:rsid w:val="00900DE0"/>
    <w:rsid w:val="00900E1B"/>
    <w:rsid w:val="00900FC5"/>
    <w:rsid w:val="009012C1"/>
    <w:rsid w:val="009015A9"/>
    <w:rsid w:val="009017BF"/>
    <w:rsid w:val="00901E67"/>
    <w:rsid w:val="009020BD"/>
    <w:rsid w:val="009021FE"/>
    <w:rsid w:val="009024BB"/>
    <w:rsid w:val="0090278B"/>
    <w:rsid w:val="00902C1B"/>
    <w:rsid w:val="009030CD"/>
    <w:rsid w:val="009036A2"/>
    <w:rsid w:val="00903D34"/>
    <w:rsid w:val="00903E14"/>
    <w:rsid w:val="00904A59"/>
    <w:rsid w:val="009051A5"/>
    <w:rsid w:val="009051E3"/>
    <w:rsid w:val="00905345"/>
    <w:rsid w:val="009067AF"/>
    <w:rsid w:val="00906C32"/>
    <w:rsid w:val="00906D17"/>
    <w:rsid w:val="00906E18"/>
    <w:rsid w:val="00906E5A"/>
    <w:rsid w:val="00906ECA"/>
    <w:rsid w:val="00906EE5"/>
    <w:rsid w:val="00907034"/>
    <w:rsid w:val="00907843"/>
    <w:rsid w:val="00907D62"/>
    <w:rsid w:val="0091008C"/>
    <w:rsid w:val="009100FC"/>
    <w:rsid w:val="00910375"/>
    <w:rsid w:val="00910734"/>
    <w:rsid w:val="009107B3"/>
    <w:rsid w:val="00910BD9"/>
    <w:rsid w:val="00910F69"/>
    <w:rsid w:val="009115CB"/>
    <w:rsid w:val="0091179A"/>
    <w:rsid w:val="009122E8"/>
    <w:rsid w:val="00912356"/>
    <w:rsid w:val="00912ADB"/>
    <w:rsid w:val="00912EA6"/>
    <w:rsid w:val="00912F93"/>
    <w:rsid w:val="00913031"/>
    <w:rsid w:val="0091346C"/>
    <w:rsid w:val="0091356D"/>
    <w:rsid w:val="00913EA2"/>
    <w:rsid w:val="00913EA9"/>
    <w:rsid w:val="00914397"/>
    <w:rsid w:val="009153C2"/>
    <w:rsid w:val="009155FA"/>
    <w:rsid w:val="00915B00"/>
    <w:rsid w:val="00915E36"/>
    <w:rsid w:val="00915E9B"/>
    <w:rsid w:val="0091604E"/>
    <w:rsid w:val="009165B9"/>
    <w:rsid w:val="00916862"/>
    <w:rsid w:val="009168C1"/>
    <w:rsid w:val="00916A30"/>
    <w:rsid w:val="00916D23"/>
    <w:rsid w:val="009171E7"/>
    <w:rsid w:val="00917289"/>
    <w:rsid w:val="009176A7"/>
    <w:rsid w:val="009178FD"/>
    <w:rsid w:val="00917BA6"/>
    <w:rsid w:val="00917C44"/>
    <w:rsid w:val="00917EEC"/>
    <w:rsid w:val="00917FD2"/>
    <w:rsid w:val="00920960"/>
    <w:rsid w:val="00921370"/>
    <w:rsid w:val="0092156A"/>
    <w:rsid w:val="00921A79"/>
    <w:rsid w:val="0092254F"/>
    <w:rsid w:val="00922696"/>
    <w:rsid w:val="00922D4D"/>
    <w:rsid w:val="00923706"/>
    <w:rsid w:val="00923E0B"/>
    <w:rsid w:val="009242DE"/>
    <w:rsid w:val="009243EE"/>
    <w:rsid w:val="0092442F"/>
    <w:rsid w:val="00924747"/>
    <w:rsid w:val="00924965"/>
    <w:rsid w:val="00924984"/>
    <w:rsid w:val="00924A1F"/>
    <w:rsid w:val="00924E2C"/>
    <w:rsid w:val="009250D6"/>
    <w:rsid w:val="00925150"/>
    <w:rsid w:val="009251C1"/>
    <w:rsid w:val="00925538"/>
    <w:rsid w:val="00925746"/>
    <w:rsid w:val="00925C9A"/>
    <w:rsid w:val="00925D72"/>
    <w:rsid w:val="00925F51"/>
    <w:rsid w:val="00926276"/>
    <w:rsid w:val="009263E3"/>
    <w:rsid w:val="009266F3"/>
    <w:rsid w:val="00926F41"/>
    <w:rsid w:val="00927447"/>
    <w:rsid w:val="0092778F"/>
    <w:rsid w:val="00927C83"/>
    <w:rsid w:val="00927E93"/>
    <w:rsid w:val="0093016C"/>
    <w:rsid w:val="009301AE"/>
    <w:rsid w:val="00930547"/>
    <w:rsid w:val="009309A9"/>
    <w:rsid w:val="00930A18"/>
    <w:rsid w:val="00930A1D"/>
    <w:rsid w:val="00930B89"/>
    <w:rsid w:val="00930CF4"/>
    <w:rsid w:val="009311AA"/>
    <w:rsid w:val="009311BC"/>
    <w:rsid w:val="00931255"/>
    <w:rsid w:val="009313CE"/>
    <w:rsid w:val="00931D43"/>
    <w:rsid w:val="009320F3"/>
    <w:rsid w:val="00932819"/>
    <w:rsid w:val="00932E3E"/>
    <w:rsid w:val="0093300C"/>
    <w:rsid w:val="00934056"/>
    <w:rsid w:val="00934712"/>
    <w:rsid w:val="0093499B"/>
    <w:rsid w:val="00934AA7"/>
    <w:rsid w:val="00934AFB"/>
    <w:rsid w:val="00934D38"/>
    <w:rsid w:val="0093574A"/>
    <w:rsid w:val="00935952"/>
    <w:rsid w:val="00935B9E"/>
    <w:rsid w:val="00935BFB"/>
    <w:rsid w:val="00936271"/>
    <w:rsid w:val="00936F6B"/>
    <w:rsid w:val="009373C1"/>
    <w:rsid w:val="009373D9"/>
    <w:rsid w:val="00937784"/>
    <w:rsid w:val="00937812"/>
    <w:rsid w:val="00937B26"/>
    <w:rsid w:val="0094084B"/>
    <w:rsid w:val="00940D1D"/>
    <w:rsid w:val="00940E37"/>
    <w:rsid w:val="0094155D"/>
    <w:rsid w:val="009415C1"/>
    <w:rsid w:val="00941797"/>
    <w:rsid w:val="009417BD"/>
    <w:rsid w:val="0094189B"/>
    <w:rsid w:val="00941FF5"/>
    <w:rsid w:val="00942219"/>
    <w:rsid w:val="00942587"/>
    <w:rsid w:val="009425AD"/>
    <w:rsid w:val="0094316B"/>
    <w:rsid w:val="0094318F"/>
    <w:rsid w:val="0094328D"/>
    <w:rsid w:val="0094331E"/>
    <w:rsid w:val="00943E7A"/>
    <w:rsid w:val="009447BC"/>
    <w:rsid w:val="0094503F"/>
    <w:rsid w:val="009451E2"/>
    <w:rsid w:val="009453B4"/>
    <w:rsid w:val="0094541C"/>
    <w:rsid w:val="00945AAD"/>
    <w:rsid w:val="00945C03"/>
    <w:rsid w:val="00945DAA"/>
    <w:rsid w:val="0094600C"/>
    <w:rsid w:val="0094623F"/>
    <w:rsid w:val="009462F3"/>
    <w:rsid w:val="00946532"/>
    <w:rsid w:val="00946C96"/>
    <w:rsid w:val="00946D44"/>
    <w:rsid w:val="00946DC7"/>
    <w:rsid w:val="00946DDE"/>
    <w:rsid w:val="00947537"/>
    <w:rsid w:val="0094767E"/>
    <w:rsid w:val="0094793A"/>
    <w:rsid w:val="00947BA7"/>
    <w:rsid w:val="00947D24"/>
    <w:rsid w:val="00950090"/>
    <w:rsid w:val="009500DD"/>
    <w:rsid w:val="0095082A"/>
    <w:rsid w:val="00950859"/>
    <w:rsid w:val="0095092D"/>
    <w:rsid w:val="00950C30"/>
    <w:rsid w:val="009515A8"/>
    <w:rsid w:val="009518FF"/>
    <w:rsid w:val="00951A95"/>
    <w:rsid w:val="00951B9C"/>
    <w:rsid w:val="00951D8F"/>
    <w:rsid w:val="009523E3"/>
    <w:rsid w:val="00952421"/>
    <w:rsid w:val="00952425"/>
    <w:rsid w:val="00953184"/>
    <w:rsid w:val="0095364B"/>
    <w:rsid w:val="00953662"/>
    <w:rsid w:val="009536DC"/>
    <w:rsid w:val="009536F6"/>
    <w:rsid w:val="009537F9"/>
    <w:rsid w:val="009539CD"/>
    <w:rsid w:val="00953B67"/>
    <w:rsid w:val="0095437F"/>
    <w:rsid w:val="00954419"/>
    <w:rsid w:val="009545C6"/>
    <w:rsid w:val="0095490A"/>
    <w:rsid w:val="00954D8F"/>
    <w:rsid w:val="00955136"/>
    <w:rsid w:val="00955380"/>
    <w:rsid w:val="00955848"/>
    <w:rsid w:val="00955895"/>
    <w:rsid w:val="009559A7"/>
    <w:rsid w:val="00956104"/>
    <w:rsid w:val="00956211"/>
    <w:rsid w:val="009565F4"/>
    <w:rsid w:val="00956651"/>
    <w:rsid w:val="00956BBD"/>
    <w:rsid w:val="00956BFF"/>
    <w:rsid w:val="00956EA2"/>
    <w:rsid w:val="0095722A"/>
    <w:rsid w:val="009574EE"/>
    <w:rsid w:val="00957728"/>
    <w:rsid w:val="00960171"/>
    <w:rsid w:val="009602F7"/>
    <w:rsid w:val="009607C4"/>
    <w:rsid w:val="00960CF0"/>
    <w:rsid w:val="0096134A"/>
    <w:rsid w:val="0096137F"/>
    <w:rsid w:val="0096243F"/>
    <w:rsid w:val="00962DE5"/>
    <w:rsid w:val="00962EB5"/>
    <w:rsid w:val="0096352F"/>
    <w:rsid w:val="00963DA6"/>
    <w:rsid w:val="00964058"/>
    <w:rsid w:val="009647B1"/>
    <w:rsid w:val="00964965"/>
    <w:rsid w:val="00964A8D"/>
    <w:rsid w:val="00964E15"/>
    <w:rsid w:val="00964ED4"/>
    <w:rsid w:val="009650C7"/>
    <w:rsid w:val="0096623D"/>
    <w:rsid w:val="009669E7"/>
    <w:rsid w:val="00966ACC"/>
    <w:rsid w:val="0096711D"/>
    <w:rsid w:val="009676E3"/>
    <w:rsid w:val="009679CD"/>
    <w:rsid w:val="00967A5E"/>
    <w:rsid w:val="00967F62"/>
    <w:rsid w:val="00967F7B"/>
    <w:rsid w:val="00970336"/>
    <w:rsid w:val="0097045B"/>
    <w:rsid w:val="009704F1"/>
    <w:rsid w:val="009709F2"/>
    <w:rsid w:val="00970E61"/>
    <w:rsid w:val="00970E97"/>
    <w:rsid w:val="00970EFC"/>
    <w:rsid w:val="00971028"/>
    <w:rsid w:val="0097153C"/>
    <w:rsid w:val="00971731"/>
    <w:rsid w:val="009718D6"/>
    <w:rsid w:val="0097192F"/>
    <w:rsid w:val="00971A9F"/>
    <w:rsid w:val="00971D07"/>
    <w:rsid w:val="00971FAB"/>
    <w:rsid w:val="0097217A"/>
    <w:rsid w:val="00972980"/>
    <w:rsid w:val="00973042"/>
    <w:rsid w:val="0097324D"/>
    <w:rsid w:val="009732ED"/>
    <w:rsid w:val="009736FF"/>
    <w:rsid w:val="009737EC"/>
    <w:rsid w:val="00973C55"/>
    <w:rsid w:val="00973DE1"/>
    <w:rsid w:val="00974186"/>
    <w:rsid w:val="00974766"/>
    <w:rsid w:val="009748A2"/>
    <w:rsid w:val="00974F00"/>
    <w:rsid w:val="00975259"/>
    <w:rsid w:val="00975364"/>
    <w:rsid w:val="00975572"/>
    <w:rsid w:val="00975B45"/>
    <w:rsid w:val="00975C6E"/>
    <w:rsid w:val="00975DA5"/>
    <w:rsid w:val="009761FE"/>
    <w:rsid w:val="00976247"/>
    <w:rsid w:val="00976370"/>
    <w:rsid w:val="00976666"/>
    <w:rsid w:val="00976ABB"/>
    <w:rsid w:val="00976CAB"/>
    <w:rsid w:val="00977036"/>
    <w:rsid w:val="00977599"/>
    <w:rsid w:val="00977AAC"/>
    <w:rsid w:val="00977C13"/>
    <w:rsid w:val="00977CEA"/>
    <w:rsid w:val="00980176"/>
    <w:rsid w:val="00980300"/>
    <w:rsid w:val="009803C5"/>
    <w:rsid w:val="00980617"/>
    <w:rsid w:val="009808F1"/>
    <w:rsid w:val="00980BE5"/>
    <w:rsid w:val="00980FF3"/>
    <w:rsid w:val="00981026"/>
    <w:rsid w:val="009810E6"/>
    <w:rsid w:val="009817D8"/>
    <w:rsid w:val="00981E18"/>
    <w:rsid w:val="00982046"/>
    <w:rsid w:val="00982802"/>
    <w:rsid w:val="009828AC"/>
    <w:rsid w:val="00982B5F"/>
    <w:rsid w:val="00982C3D"/>
    <w:rsid w:val="00982CE8"/>
    <w:rsid w:val="0098387E"/>
    <w:rsid w:val="00983ACB"/>
    <w:rsid w:val="00983BDD"/>
    <w:rsid w:val="00983EC6"/>
    <w:rsid w:val="00983F14"/>
    <w:rsid w:val="009841BD"/>
    <w:rsid w:val="009841FC"/>
    <w:rsid w:val="009842C2"/>
    <w:rsid w:val="00984602"/>
    <w:rsid w:val="00984CF0"/>
    <w:rsid w:val="009851D5"/>
    <w:rsid w:val="009852F3"/>
    <w:rsid w:val="00985513"/>
    <w:rsid w:val="009862A1"/>
    <w:rsid w:val="00986411"/>
    <w:rsid w:val="00986425"/>
    <w:rsid w:val="00986479"/>
    <w:rsid w:val="009866ED"/>
    <w:rsid w:val="0098695A"/>
    <w:rsid w:val="00986A2A"/>
    <w:rsid w:val="0098721C"/>
    <w:rsid w:val="00987614"/>
    <w:rsid w:val="0098764A"/>
    <w:rsid w:val="009876EE"/>
    <w:rsid w:val="00987774"/>
    <w:rsid w:val="0098777E"/>
    <w:rsid w:val="00990487"/>
    <w:rsid w:val="009908B9"/>
    <w:rsid w:val="009908C2"/>
    <w:rsid w:val="0099161E"/>
    <w:rsid w:val="009917F1"/>
    <w:rsid w:val="00991C9D"/>
    <w:rsid w:val="009925F6"/>
    <w:rsid w:val="0099260F"/>
    <w:rsid w:val="00992C4F"/>
    <w:rsid w:val="00992D35"/>
    <w:rsid w:val="009935D6"/>
    <w:rsid w:val="00993616"/>
    <w:rsid w:val="009941CC"/>
    <w:rsid w:val="0099465E"/>
    <w:rsid w:val="00994D00"/>
    <w:rsid w:val="00994F1B"/>
    <w:rsid w:val="00995126"/>
    <w:rsid w:val="00995270"/>
    <w:rsid w:val="00995354"/>
    <w:rsid w:val="00995BC3"/>
    <w:rsid w:val="00995F22"/>
    <w:rsid w:val="009963EC"/>
    <w:rsid w:val="00996806"/>
    <w:rsid w:val="00996D25"/>
    <w:rsid w:val="00996E6D"/>
    <w:rsid w:val="009970A0"/>
    <w:rsid w:val="009970C8"/>
    <w:rsid w:val="00997368"/>
    <w:rsid w:val="0099788D"/>
    <w:rsid w:val="00997CEF"/>
    <w:rsid w:val="009A0156"/>
    <w:rsid w:val="009A0513"/>
    <w:rsid w:val="009A0905"/>
    <w:rsid w:val="009A0DD4"/>
    <w:rsid w:val="009A1278"/>
    <w:rsid w:val="009A1972"/>
    <w:rsid w:val="009A19BA"/>
    <w:rsid w:val="009A1B70"/>
    <w:rsid w:val="009A24DA"/>
    <w:rsid w:val="009A2AB4"/>
    <w:rsid w:val="009A3114"/>
    <w:rsid w:val="009A354B"/>
    <w:rsid w:val="009A390F"/>
    <w:rsid w:val="009A3CF2"/>
    <w:rsid w:val="009A3E0D"/>
    <w:rsid w:val="009A408F"/>
    <w:rsid w:val="009A40DB"/>
    <w:rsid w:val="009A43A4"/>
    <w:rsid w:val="009A4860"/>
    <w:rsid w:val="009A5064"/>
    <w:rsid w:val="009A50E9"/>
    <w:rsid w:val="009A5548"/>
    <w:rsid w:val="009A5610"/>
    <w:rsid w:val="009A5C25"/>
    <w:rsid w:val="009A5C5C"/>
    <w:rsid w:val="009A635E"/>
    <w:rsid w:val="009A68BA"/>
    <w:rsid w:val="009A6BDD"/>
    <w:rsid w:val="009A7481"/>
    <w:rsid w:val="009A754D"/>
    <w:rsid w:val="009A7584"/>
    <w:rsid w:val="009A78D3"/>
    <w:rsid w:val="009A7C2C"/>
    <w:rsid w:val="009B015E"/>
    <w:rsid w:val="009B0281"/>
    <w:rsid w:val="009B06A1"/>
    <w:rsid w:val="009B076E"/>
    <w:rsid w:val="009B07C5"/>
    <w:rsid w:val="009B0AAA"/>
    <w:rsid w:val="009B0C49"/>
    <w:rsid w:val="009B0FB7"/>
    <w:rsid w:val="009B0FDA"/>
    <w:rsid w:val="009B10B3"/>
    <w:rsid w:val="009B10FB"/>
    <w:rsid w:val="009B149F"/>
    <w:rsid w:val="009B17D2"/>
    <w:rsid w:val="009B1AE1"/>
    <w:rsid w:val="009B1C5E"/>
    <w:rsid w:val="009B1DFB"/>
    <w:rsid w:val="009B2794"/>
    <w:rsid w:val="009B2DA8"/>
    <w:rsid w:val="009B2F5C"/>
    <w:rsid w:val="009B2F84"/>
    <w:rsid w:val="009B3197"/>
    <w:rsid w:val="009B3799"/>
    <w:rsid w:val="009B38D2"/>
    <w:rsid w:val="009B397B"/>
    <w:rsid w:val="009B3D6C"/>
    <w:rsid w:val="009B4036"/>
    <w:rsid w:val="009B4412"/>
    <w:rsid w:val="009B4434"/>
    <w:rsid w:val="009B4F20"/>
    <w:rsid w:val="009B4F75"/>
    <w:rsid w:val="009B58DB"/>
    <w:rsid w:val="009B5FDC"/>
    <w:rsid w:val="009B633F"/>
    <w:rsid w:val="009B6580"/>
    <w:rsid w:val="009B65BE"/>
    <w:rsid w:val="009B677A"/>
    <w:rsid w:val="009B6836"/>
    <w:rsid w:val="009B6869"/>
    <w:rsid w:val="009B6F05"/>
    <w:rsid w:val="009B7075"/>
    <w:rsid w:val="009B7512"/>
    <w:rsid w:val="009B7731"/>
    <w:rsid w:val="009B7DB3"/>
    <w:rsid w:val="009B7EFC"/>
    <w:rsid w:val="009C0181"/>
    <w:rsid w:val="009C0646"/>
    <w:rsid w:val="009C0971"/>
    <w:rsid w:val="009C1566"/>
    <w:rsid w:val="009C19E0"/>
    <w:rsid w:val="009C1A4D"/>
    <w:rsid w:val="009C1C8E"/>
    <w:rsid w:val="009C1DC7"/>
    <w:rsid w:val="009C32D8"/>
    <w:rsid w:val="009C39AD"/>
    <w:rsid w:val="009C3FEB"/>
    <w:rsid w:val="009C42CA"/>
    <w:rsid w:val="009C44CC"/>
    <w:rsid w:val="009C4677"/>
    <w:rsid w:val="009C4708"/>
    <w:rsid w:val="009C47F4"/>
    <w:rsid w:val="009C480D"/>
    <w:rsid w:val="009C4916"/>
    <w:rsid w:val="009C4A2B"/>
    <w:rsid w:val="009C4DD6"/>
    <w:rsid w:val="009C5545"/>
    <w:rsid w:val="009C59B8"/>
    <w:rsid w:val="009C5A75"/>
    <w:rsid w:val="009C5DB4"/>
    <w:rsid w:val="009C5DFD"/>
    <w:rsid w:val="009C6873"/>
    <w:rsid w:val="009C68F1"/>
    <w:rsid w:val="009C6A11"/>
    <w:rsid w:val="009C6EC3"/>
    <w:rsid w:val="009C72DF"/>
    <w:rsid w:val="009C7564"/>
    <w:rsid w:val="009C7C30"/>
    <w:rsid w:val="009D0018"/>
    <w:rsid w:val="009D0101"/>
    <w:rsid w:val="009D03B3"/>
    <w:rsid w:val="009D03E5"/>
    <w:rsid w:val="009D070C"/>
    <w:rsid w:val="009D0EDB"/>
    <w:rsid w:val="009D1208"/>
    <w:rsid w:val="009D1214"/>
    <w:rsid w:val="009D1301"/>
    <w:rsid w:val="009D1A06"/>
    <w:rsid w:val="009D1B90"/>
    <w:rsid w:val="009D2C88"/>
    <w:rsid w:val="009D306C"/>
    <w:rsid w:val="009D31A5"/>
    <w:rsid w:val="009D31D1"/>
    <w:rsid w:val="009D3C7E"/>
    <w:rsid w:val="009D3DF2"/>
    <w:rsid w:val="009D3FA5"/>
    <w:rsid w:val="009D453E"/>
    <w:rsid w:val="009D4832"/>
    <w:rsid w:val="009D48F9"/>
    <w:rsid w:val="009D4D3A"/>
    <w:rsid w:val="009D56F9"/>
    <w:rsid w:val="009D5742"/>
    <w:rsid w:val="009D5997"/>
    <w:rsid w:val="009D5DBB"/>
    <w:rsid w:val="009D5F82"/>
    <w:rsid w:val="009D6623"/>
    <w:rsid w:val="009D6856"/>
    <w:rsid w:val="009D7082"/>
    <w:rsid w:val="009D76DB"/>
    <w:rsid w:val="009D76FA"/>
    <w:rsid w:val="009D794C"/>
    <w:rsid w:val="009E07CB"/>
    <w:rsid w:val="009E1026"/>
    <w:rsid w:val="009E150E"/>
    <w:rsid w:val="009E153C"/>
    <w:rsid w:val="009E2527"/>
    <w:rsid w:val="009E267D"/>
    <w:rsid w:val="009E26C4"/>
    <w:rsid w:val="009E3000"/>
    <w:rsid w:val="009E3207"/>
    <w:rsid w:val="009E33F5"/>
    <w:rsid w:val="009E34CC"/>
    <w:rsid w:val="009E3FD2"/>
    <w:rsid w:val="009E439D"/>
    <w:rsid w:val="009E48E8"/>
    <w:rsid w:val="009E4956"/>
    <w:rsid w:val="009E4D5F"/>
    <w:rsid w:val="009E4DED"/>
    <w:rsid w:val="009E4F5F"/>
    <w:rsid w:val="009E5F90"/>
    <w:rsid w:val="009E6094"/>
    <w:rsid w:val="009E6650"/>
    <w:rsid w:val="009E6756"/>
    <w:rsid w:val="009E6DA9"/>
    <w:rsid w:val="009E70B5"/>
    <w:rsid w:val="009E775F"/>
    <w:rsid w:val="009E7CA2"/>
    <w:rsid w:val="009E7E1A"/>
    <w:rsid w:val="009E7FF7"/>
    <w:rsid w:val="009F00D4"/>
    <w:rsid w:val="009F01DF"/>
    <w:rsid w:val="009F0289"/>
    <w:rsid w:val="009F0450"/>
    <w:rsid w:val="009F0525"/>
    <w:rsid w:val="009F0610"/>
    <w:rsid w:val="009F07C7"/>
    <w:rsid w:val="009F0A39"/>
    <w:rsid w:val="009F0B20"/>
    <w:rsid w:val="009F0F8E"/>
    <w:rsid w:val="009F15D2"/>
    <w:rsid w:val="009F16D6"/>
    <w:rsid w:val="009F1E36"/>
    <w:rsid w:val="009F1F65"/>
    <w:rsid w:val="009F2007"/>
    <w:rsid w:val="009F248D"/>
    <w:rsid w:val="009F3453"/>
    <w:rsid w:val="009F3CF3"/>
    <w:rsid w:val="009F41C7"/>
    <w:rsid w:val="009F560B"/>
    <w:rsid w:val="009F59D2"/>
    <w:rsid w:val="009F5E42"/>
    <w:rsid w:val="009F5F37"/>
    <w:rsid w:val="009F60B5"/>
    <w:rsid w:val="009F668B"/>
    <w:rsid w:val="009F66BB"/>
    <w:rsid w:val="009F67AF"/>
    <w:rsid w:val="009F67E5"/>
    <w:rsid w:val="009F7208"/>
    <w:rsid w:val="009F72AA"/>
    <w:rsid w:val="009F73FF"/>
    <w:rsid w:val="009F76B2"/>
    <w:rsid w:val="009F779F"/>
    <w:rsid w:val="009F7864"/>
    <w:rsid w:val="009F7909"/>
    <w:rsid w:val="009F7ED9"/>
    <w:rsid w:val="00A00146"/>
    <w:rsid w:val="00A00242"/>
    <w:rsid w:val="00A00322"/>
    <w:rsid w:val="00A00333"/>
    <w:rsid w:val="00A00351"/>
    <w:rsid w:val="00A00788"/>
    <w:rsid w:val="00A01262"/>
    <w:rsid w:val="00A0149B"/>
    <w:rsid w:val="00A017AB"/>
    <w:rsid w:val="00A0193F"/>
    <w:rsid w:val="00A019BD"/>
    <w:rsid w:val="00A01E10"/>
    <w:rsid w:val="00A01FC2"/>
    <w:rsid w:val="00A02487"/>
    <w:rsid w:val="00A0258D"/>
    <w:rsid w:val="00A02975"/>
    <w:rsid w:val="00A02CBD"/>
    <w:rsid w:val="00A0310B"/>
    <w:rsid w:val="00A031F9"/>
    <w:rsid w:val="00A03489"/>
    <w:rsid w:val="00A035F1"/>
    <w:rsid w:val="00A03792"/>
    <w:rsid w:val="00A03919"/>
    <w:rsid w:val="00A03D43"/>
    <w:rsid w:val="00A03FD8"/>
    <w:rsid w:val="00A0529F"/>
    <w:rsid w:val="00A05316"/>
    <w:rsid w:val="00A0585A"/>
    <w:rsid w:val="00A0628F"/>
    <w:rsid w:val="00A06297"/>
    <w:rsid w:val="00A070A3"/>
    <w:rsid w:val="00A07C75"/>
    <w:rsid w:val="00A10910"/>
    <w:rsid w:val="00A11441"/>
    <w:rsid w:val="00A12267"/>
    <w:rsid w:val="00A12DBF"/>
    <w:rsid w:val="00A13137"/>
    <w:rsid w:val="00A13166"/>
    <w:rsid w:val="00A13353"/>
    <w:rsid w:val="00A13783"/>
    <w:rsid w:val="00A13817"/>
    <w:rsid w:val="00A13920"/>
    <w:rsid w:val="00A13E0D"/>
    <w:rsid w:val="00A13FF2"/>
    <w:rsid w:val="00A14154"/>
    <w:rsid w:val="00A1453D"/>
    <w:rsid w:val="00A1455B"/>
    <w:rsid w:val="00A146E2"/>
    <w:rsid w:val="00A1491C"/>
    <w:rsid w:val="00A14982"/>
    <w:rsid w:val="00A14D3E"/>
    <w:rsid w:val="00A14EAC"/>
    <w:rsid w:val="00A150E4"/>
    <w:rsid w:val="00A153F3"/>
    <w:rsid w:val="00A154DA"/>
    <w:rsid w:val="00A157AD"/>
    <w:rsid w:val="00A15E1B"/>
    <w:rsid w:val="00A160E8"/>
    <w:rsid w:val="00A16374"/>
    <w:rsid w:val="00A16531"/>
    <w:rsid w:val="00A16BFA"/>
    <w:rsid w:val="00A17000"/>
    <w:rsid w:val="00A1728D"/>
    <w:rsid w:val="00A17449"/>
    <w:rsid w:val="00A17B5B"/>
    <w:rsid w:val="00A17B5E"/>
    <w:rsid w:val="00A2008B"/>
    <w:rsid w:val="00A206F7"/>
    <w:rsid w:val="00A20833"/>
    <w:rsid w:val="00A20969"/>
    <w:rsid w:val="00A20977"/>
    <w:rsid w:val="00A20A81"/>
    <w:rsid w:val="00A20AD6"/>
    <w:rsid w:val="00A20C97"/>
    <w:rsid w:val="00A20CB4"/>
    <w:rsid w:val="00A20EA3"/>
    <w:rsid w:val="00A20EAE"/>
    <w:rsid w:val="00A211B4"/>
    <w:rsid w:val="00A21DA9"/>
    <w:rsid w:val="00A22354"/>
    <w:rsid w:val="00A22549"/>
    <w:rsid w:val="00A2269D"/>
    <w:rsid w:val="00A23462"/>
    <w:rsid w:val="00A234A7"/>
    <w:rsid w:val="00A23643"/>
    <w:rsid w:val="00A23AAE"/>
    <w:rsid w:val="00A23D83"/>
    <w:rsid w:val="00A23F62"/>
    <w:rsid w:val="00A24098"/>
    <w:rsid w:val="00A2493B"/>
    <w:rsid w:val="00A24CEC"/>
    <w:rsid w:val="00A24D2D"/>
    <w:rsid w:val="00A24EB5"/>
    <w:rsid w:val="00A251F2"/>
    <w:rsid w:val="00A252EC"/>
    <w:rsid w:val="00A253E1"/>
    <w:rsid w:val="00A25565"/>
    <w:rsid w:val="00A25B0F"/>
    <w:rsid w:val="00A25BF4"/>
    <w:rsid w:val="00A2607F"/>
    <w:rsid w:val="00A263E6"/>
    <w:rsid w:val="00A26861"/>
    <w:rsid w:val="00A26925"/>
    <w:rsid w:val="00A26A3F"/>
    <w:rsid w:val="00A26C85"/>
    <w:rsid w:val="00A26D15"/>
    <w:rsid w:val="00A26DA1"/>
    <w:rsid w:val="00A275D5"/>
    <w:rsid w:val="00A277C4"/>
    <w:rsid w:val="00A27A25"/>
    <w:rsid w:val="00A27AFF"/>
    <w:rsid w:val="00A27D1D"/>
    <w:rsid w:val="00A30F14"/>
    <w:rsid w:val="00A30F28"/>
    <w:rsid w:val="00A31170"/>
    <w:rsid w:val="00A314D3"/>
    <w:rsid w:val="00A3182B"/>
    <w:rsid w:val="00A31D26"/>
    <w:rsid w:val="00A31D5D"/>
    <w:rsid w:val="00A32738"/>
    <w:rsid w:val="00A3292E"/>
    <w:rsid w:val="00A33032"/>
    <w:rsid w:val="00A33435"/>
    <w:rsid w:val="00A33757"/>
    <w:rsid w:val="00A33EFA"/>
    <w:rsid w:val="00A346C4"/>
    <w:rsid w:val="00A34754"/>
    <w:rsid w:val="00A3477B"/>
    <w:rsid w:val="00A35424"/>
    <w:rsid w:val="00A35536"/>
    <w:rsid w:val="00A355BC"/>
    <w:rsid w:val="00A35809"/>
    <w:rsid w:val="00A35C13"/>
    <w:rsid w:val="00A35F15"/>
    <w:rsid w:val="00A36266"/>
    <w:rsid w:val="00A3709D"/>
    <w:rsid w:val="00A376AE"/>
    <w:rsid w:val="00A37DFC"/>
    <w:rsid w:val="00A40318"/>
    <w:rsid w:val="00A4064F"/>
    <w:rsid w:val="00A40984"/>
    <w:rsid w:val="00A40AE5"/>
    <w:rsid w:val="00A40C1A"/>
    <w:rsid w:val="00A40E0F"/>
    <w:rsid w:val="00A40F9B"/>
    <w:rsid w:val="00A41268"/>
    <w:rsid w:val="00A41542"/>
    <w:rsid w:val="00A41615"/>
    <w:rsid w:val="00A41A81"/>
    <w:rsid w:val="00A41E15"/>
    <w:rsid w:val="00A41FC5"/>
    <w:rsid w:val="00A424AD"/>
    <w:rsid w:val="00A42755"/>
    <w:rsid w:val="00A42A29"/>
    <w:rsid w:val="00A42DBA"/>
    <w:rsid w:val="00A43573"/>
    <w:rsid w:val="00A43608"/>
    <w:rsid w:val="00A43640"/>
    <w:rsid w:val="00A438E9"/>
    <w:rsid w:val="00A43AAE"/>
    <w:rsid w:val="00A43E0B"/>
    <w:rsid w:val="00A4426D"/>
    <w:rsid w:val="00A442D8"/>
    <w:rsid w:val="00A448C6"/>
    <w:rsid w:val="00A4490D"/>
    <w:rsid w:val="00A45131"/>
    <w:rsid w:val="00A460FE"/>
    <w:rsid w:val="00A463D6"/>
    <w:rsid w:val="00A46B3A"/>
    <w:rsid w:val="00A46C3B"/>
    <w:rsid w:val="00A47186"/>
    <w:rsid w:val="00A47347"/>
    <w:rsid w:val="00A475BD"/>
    <w:rsid w:val="00A477B6"/>
    <w:rsid w:val="00A479AB"/>
    <w:rsid w:val="00A50197"/>
    <w:rsid w:val="00A50589"/>
    <w:rsid w:val="00A508BF"/>
    <w:rsid w:val="00A50FD8"/>
    <w:rsid w:val="00A5100A"/>
    <w:rsid w:val="00A51726"/>
    <w:rsid w:val="00A5190E"/>
    <w:rsid w:val="00A52F68"/>
    <w:rsid w:val="00A532BA"/>
    <w:rsid w:val="00A53532"/>
    <w:rsid w:val="00A53751"/>
    <w:rsid w:val="00A53C7E"/>
    <w:rsid w:val="00A54493"/>
    <w:rsid w:val="00A545D5"/>
    <w:rsid w:val="00A54A76"/>
    <w:rsid w:val="00A54B45"/>
    <w:rsid w:val="00A54DC2"/>
    <w:rsid w:val="00A552C7"/>
    <w:rsid w:val="00A552F4"/>
    <w:rsid w:val="00A554E5"/>
    <w:rsid w:val="00A555AC"/>
    <w:rsid w:val="00A55741"/>
    <w:rsid w:val="00A55868"/>
    <w:rsid w:val="00A55D55"/>
    <w:rsid w:val="00A55F31"/>
    <w:rsid w:val="00A55F3D"/>
    <w:rsid w:val="00A55FB0"/>
    <w:rsid w:val="00A56423"/>
    <w:rsid w:val="00A565CE"/>
    <w:rsid w:val="00A56C1E"/>
    <w:rsid w:val="00A571BC"/>
    <w:rsid w:val="00A57462"/>
    <w:rsid w:val="00A57489"/>
    <w:rsid w:val="00A577CB"/>
    <w:rsid w:val="00A57834"/>
    <w:rsid w:val="00A57935"/>
    <w:rsid w:val="00A57A11"/>
    <w:rsid w:val="00A57AB6"/>
    <w:rsid w:val="00A57BA3"/>
    <w:rsid w:val="00A60222"/>
    <w:rsid w:val="00A602E6"/>
    <w:rsid w:val="00A6053F"/>
    <w:rsid w:val="00A60625"/>
    <w:rsid w:val="00A606D6"/>
    <w:rsid w:val="00A60B4E"/>
    <w:rsid w:val="00A60D01"/>
    <w:rsid w:val="00A60FFC"/>
    <w:rsid w:val="00A6136A"/>
    <w:rsid w:val="00A6178D"/>
    <w:rsid w:val="00A61918"/>
    <w:rsid w:val="00A620E6"/>
    <w:rsid w:val="00A62260"/>
    <w:rsid w:val="00A625FA"/>
    <w:rsid w:val="00A62BFB"/>
    <w:rsid w:val="00A634FE"/>
    <w:rsid w:val="00A63C0C"/>
    <w:rsid w:val="00A63F5A"/>
    <w:rsid w:val="00A63FB4"/>
    <w:rsid w:val="00A641FC"/>
    <w:rsid w:val="00A64709"/>
    <w:rsid w:val="00A64B92"/>
    <w:rsid w:val="00A64C05"/>
    <w:rsid w:val="00A64D86"/>
    <w:rsid w:val="00A650DC"/>
    <w:rsid w:val="00A6516C"/>
    <w:rsid w:val="00A651A7"/>
    <w:rsid w:val="00A65300"/>
    <w:rsid w:val="00A65F7D"/>
    <w:rsid w:val="00A6605A"/>
    <w:rsid w:val="00A66382"/>
    <w:rsid w:val="00A6673D"/>
    <w:rsid w:val="00A668E3"/>
    <w:rsid w:val="00A66AD6"/>
    <w:rsid w:val="00A66E8B"/>
    <w:rsid w:val="00A67054"/>
    <w:rsid w:val="00A67BBE"/>
    <w:rsid w:val="00A67D6C"/>
    <w:rsid w:val="00A70278"/>
    <w:rsid w:val="00A7033D"/>
    <w:rsid w:val="00A71966"/>
    <w:rsid w:val="00A71AA1"/>
    <w:rsid w:val="00A71BF4"/>
    <w:rsid w:val="00A71E1E"/>
    <w:rsid w:val="00A71E27"/>
    <w:rsid w:val="00A71E9E"/>
    <w:rsid w:val="00A71FE1"/>
    <w:rsid w:val="00A7213A"/>
    <w:rsid w:val="00A7223E"/>
    <w:rsid w:val="00A72563"/>
    <w:rsid w:val="00A7270A"/>
    <w:rsid w:val="00A7275C"/>
    <w:rsid w:val="00A72B97"/>
    <w:rsid w:val="00A72FAB"/>
    <w:rsid w:val="00A730B8"/>
    <w:rsid w:val="00A737B0"/>
    <w:rsid w:val="00A737E3"/>
    <w:rsid w:val="00A73BB2"/>
    <w:rsid w:val="00A74A9C"/>
    <w:rsid w:val="00A74C74"/>
    <w:rsid w:val="00A750C8"/>
    <w:rsid w:val="00A75A1D"/>
    <w:rsid w:val="00A75A81"/>
    <w:rsid w:val="00A768A2"/>
    <w:rsid w:val="00A77AC9"/>
    <w:rsid w:val="00A77BDE"/>
    <w:rsid w:val="00A80735"/>
    <w:rsid w:val="00A80FCE"/>
    <w:rsid w:val="00A8191C"/>
    <w:rsid w:val="00A819A5"/>
    <w:rsid w:val="00A81C6A"/>
    <w:rsid w:val="00A81D56"/>
    <w:rsid w:val="00A8201E"/>
    <w:rsid w:val="00A826C1"/>
    <w:rsid w:val="00A827A0"/>
    <w:rsid w:val="00A82D1B"/>
    <w:rsid w:val="00A8317A"/>
    <w:rsid w:val="00A835AA"/>
    <w:rsid w:val="00A83C9B"/>
    <w:rsid w:val="00A8402C"/>
    <w:rsid w:val="00A8417F"/>
    <w:rsid w:val="00A842D5"/>
    <w:rsid w:val="00A84614"/>
    <w:rsid w:val="00A849B3"/>
    <w:rsid w:val="00A84BED"/>
    <w:rsid w:val="00A85122"/>
    <w:rsid w:val="00A85932"/>
    <w:rsid w:val="00A85B8B"/>
    <w:rsid w:val="00A862A3"/>
    <w:rsid w:val="00A86379"/>
    <w:rsid w:val="00A877C4"/>
    <w:rsid w:val="00A87EF6"/>
    <w:rsid w:val="00A904DE"/>
    <w:rsid w:val="00A9092F"/>
    <w:rsid w:val="00A90C2A"/>
    <w:rsid w:val="00A90DAD"/>
    <w:rsid w:val="00A90F59"/>
    <w:rsid w:val="00A91095"/>
    <w:rsid w:val="00A91278"/>
    <w:rsid w:val="00A9164D"/>
    <w:rsid w:val="00A91972"/>
    <w:rsid w:val="00A91AB5"/>
    <w:rsid w:val="00A91B8F"/>
    <w:rsid w:val="00A91D2F"/>
    <w:rsid w:val="00A91D4B"/>
    <w:rsid w:val="00A91F2F"/>
    <w:rsid w:val="00A9205F"/>
    <w:rsid w:val="00A920B6"/>
    <w:rsid w:val="00A921D4"/>
    <w:rsid w:val="00A927AF"/>
    <w:rsid w:val="00A92913"/>
    <w:rsid w:val="00A92EA0"/>
    <w:rsid w:val="00A9300C"/>
    <w:rsid w:val="00A9314E"/>
    <w:rsid w:val="00A933AF"/>
    <w:rsid w:val="00A934E6"/>
    <w:rsid w:val="00A93858"/>
    <w:rsid w:val="00A93AD2"/>
    <w:rsid w:val="00A93E32"/>
    <w:rsid w:val="00A94339"/>
    <w:rsid w:val="00A94349"/>
    <w:rsid w:val="00A94F14"/>
    <w:rsid w:val="00A9557C"/>
    <w:rsid w:val="00A957EB"/>
    <w:rsid w:val="00A9597D"/>
    <w:rsid w:val="00A95ED0"/>
    <w:rsid w:val="00A9617E"/>
    <w:rsid w:val="00A96728"/>
    <w:rsid w:val="00A96AA2"/>
    <w:rsid w:val="00A96BF6"/>
    <w:rsid w:val="00A96C7D"/>
    <w:rsid w:val="00A96D23"/>
    <w:rsid w:val="00A96F6C"/>
    <w:rsid w:val="00A97320"/>
    <w:rsid w:val="00A97697"/>
    <w:rsid w:val="00A977CD"/>
    <w:rsid w:val="00A978CA"/>
    <w:rsid w:val="00A97D69"/>
    <w:rsid w:val="00AA026C"/>
    <w:rsid w:val="00AA0694"/>
    <w:rsid w:val="00AA06B9"/>
    <w:rsid w:val="00AA06E4"/>
    <w:rsid w:val="00AA0787"/>
    <w:rsid w:val="00AA0FC2"/>
    <w:rsid w:val="00AA14A4"/>
    <w:rsid w:val="00AA1F39"/>
    <w:rsid w:val="00AA23C2"/>
    <w:rsid w:val="00AA2804"/>
    <w:rsid w:val="00AA2960"/>
    <w:rsid w:val="00AA3358"/>
    <w:rsid w:val="00AA3516"/>
    <w:rsid w:val="00AA41CF"/>
    <w:rsid w:val="00AA48E2"/>
    <w:rsid w:val="00AA4AE0"/>
    <w:rsid w:val="00AA4BBC"/>
    <w:rsid w:val="00AA4E14"/>
    <w:rsid w:val="00AA4E64"/>
    <w:rsid w:val="00AA4F81"/>
    <w:rsid w:val="00AA50A2"/>
    <w:rsid w:val="00AA53DE"/>
    <w:rsid w:val="00AA5536"/>
    <w:rsid w:val="00AA5571"/>
    <w:rsid w:val="00AA55AD"/>
    <w:rsid w:val="00AA5753"/>
    <w:rsid w:val="00AA5833"/>
    <w:rsid w:val="00AA624A"/>
    <w:rsid w:val="00AA6494"/>
    <w:rsid w:val="00AA6756"/>
    <w:rsid w:val="00AA6D5F"/>
    <w:rsid w:val="00AA6F77"/>
    <w:rsid w:val="00AA7016"/>
    <w:rsid w:val="00AA76B8"/>
    <w:rsid w:val="00AA7EEB"/>
    <w:rsid w:val="00AB00FE"/>
    <w:rsid w:val="00AB0208"/>
    <w:rsid w:val="00AB0559"/>
    <w:rsid w:val="00AB07A7"/>
    <w:rsid w:val="00AB085C"/>
    <w:rsid w:val="00AB0E4D"/>
    <w:rsid w:val="00AB0F15"/>
    <w:rsid w:val="00AB0FE1"/>
    <w:rsid w:val="00AB10A1"/>
    <w:rsid w:val="00AB157A"/>
    <w:rsid w:val="00AB19A8"/>
    <w:rsid w:val="00AB1A93"/>
    <w:rsid w:val="00AB1C9F"/>
    <w:rsid w:val="00AB2A13"/>
    <w:rsid w:val="00AB2A47"/>
    <w:rsid w:val="00AB2C85"/>
    <w:rsid w:val="00AB2EF7"/>
    <w:rsid w:val="00AB333D"/>
    <w:rsid w:val="00AB339A"/>
    <w:rsid w:val="00AB37A9"/>
    <w:rsid w:val="00AB39EA"/>
    <w:rsid w:val="00AB40FF"/>
    <w:rsid w:val="00AB4410"/>
    <w:rsid w:val="00AB4628"/>
    <w:rsid w:val="00AB4BB6"/>
    <w:rsid w:val="00AB4BE3"/>
    <w:rsid w:val="00AB5059"/>
    <w:rsid w:val="00AB50F0"/>
    <w:rsid w:val="00AB550B"/>
    <w:rsid w:val="00AB58E1"/>
    <w:rsid w:val="00AB5C7B"/>
    <w:rsid w:val="00AB5DBF"/>
    <w:rsid w:val="00AB5F7B"/>
    <w:rsid w:val="00AB5FB2"/>
    <w:rsid w:val="00AB6403"/>
    <w:rsid w:val="00AB643C"/>
    <w:rsid w:val="00AB679F"/>
    <w:rsid w:val="00AB6BE8"/>
    <w:rsid w:val="00AB6E36"/>
    <w:rsid w:val="00AB6EB3"/>
    <w:rsid w:val="00AB7629"/>
    <w:rsid w:val="00AB762C"/>
    <w:rsid w:val="00AB79B2"/>
    <w:rsid w:val="00AB7A0D"/>
    <w:rsid w:val="00AC0939"/>
    <w:rsid w:val="00AC09FA"/>
    <w:rsid w:val="00AC0AF5"/>
    <w:rsid w:val="00AC0BAF"/>
    <w:rsid w:val="00AC0D29"/>
    <w:rsid w:val="00AC0F00"/>
    <w:rsid w:val="00AC1942"/>
    <w:rsid w:val="00AC1DD9"/>
    <w:rsid w:val="00AC20DE"/>
    <w:rsid w:val="00AC223C"/>
    <w:rsid w:val="00AC22FE"/>
    <w:rsid w:val="00AC2355"/>
    <w:rsid w:val="00AC291A"/>
    <w:rsid w:val="00AC307D"/>
    <w:rsid w:val="00AC308E"/>
    <w:rsid w:val="00AC3144"/>
    <w:rsid w:val="00AC3AFD"/>
    <w:rsid w:val="00AC3C17"/>
    <w:rsid w:val="00AC4287"/>
    <w:rsid w:val="00AC4AE4"/>
    <w:rsid w:val="00AC4FF0"/>
    <w:rsid w:val="00AC59FE"/>
    <w:rsid w:val="00AC5D59"/>
    <w:rsid w:val="00AC5F2C"/>
    <w:rsid w:val="00AC61DF"/>
    <w:rsid w:val="00AC6264"/>
    <w:rsid w:val="00AC6278"/>
    <w:rsid w:val="00AC6493"/>
    <w:rsid w:val="00AC6A52"/>
    <w:rsid w:val="00AC6FB5"/>
    <w:rsid w:val="00AC75F1"/>
    <w:rsid w:val="00AC76DD"/>
    <w:rsid w:val="00AD057B"/>
    <w:rsid w:val="00AD0660"/>
    <w:rsid w:val="00AD0737"/>
    <w:rsid w:val="00AD08EF"/>
    <w:rsid w:val="00AD0ED3"/>
    <w:rsid w:val="00AD1488"/>
    <w:rsid w:val="00AD16DE"/>
    <w:rsid w:val="00AD18AE"/>
    <w:rsid w:val="00AD1EA5"/>
    <w:rsid w:val="00AD27A4"/>
    <w:rsid w:val="00AD29DA"/>
    <w:rsid w:val="00AD2E37"/>
    <w:rsid w:val="00AD2F80"/>
    <w:rsid w:val="00AD33AF"/>
    <w:rsid w:val="00AD37E5"/>
    <w:rsid w:val="00AD38E8"/>
    <w:rsid w:val="00AD39B5"/>
    <w:rsid w:val="00AD3A1F"/>
    <w:rsid w:val="00AD3B28"/>
    <w:rsid w:val="00AD3C18"/>
    <w:rsid w:val="00AD449B"/>
    <w:rsid w:val="00AD4846"/>
    <w:rsid w:val="00AD4D84"/>
    <w:rsid w:val="00AD4D8C"/>
    <w:rsid w:val="00AD4E2D"/>
    <w:rsid w:val="00AD4E3A"/>
    <w:rsid w:val="00AD4F5E"/>
    <w:rsid w:val="00AD4F97"/>
    <w:rsid w:val="00AD521F"/>
    <w:rsid w:val="00AD5316"/>
    <w:rsid w:val="00AD56D2"/>
    <w:rsid w:val="00AD5772"/>
    <w:rsid w:val="00AD5C12"/>
    <w:rsid w:val="00AD610A"/>
    <w:rsid w:val="00AD643E"/>
    <w:rsid w:val="00AD68A0"/>
    <w:rsid w:val="00AD696F"/>
    <w:rsid w:val="00AD69BC"/>
    <w:rsid w:val="00AD6BB3"/>
    <w:rsid w:val="00AD6BD1"/>
    <w:rsid w:val="00AD70E5"/>
    <w:rsid w:val="00AD72DA"/>
    <w:rsid w:val="00AD7B3A"/>
    <w:rsid w:val="00AD7D92"/>
    <w:rsid w:val="00AE07EA"/>
    <w:rsid w:val="00AE0C27"/>
    <w:rsid w:val="00AE0DBE"/>
    <w:rsid w:val="00AE1207"/>
    <w:rsid w:val="00AE14E1"/>
    <w:rsid w:val="00AE1812"/>
    <w:rsid w:val="00AE1A06"/>
    <w:rsid w:val="00AE2200"/>
    <w:rsid w:val="00AE22AE"/>
    <w:rsid w:val="00AE2301"/>
    <w:rsid w:val="00AE2CB4"/>
    <w:rsid w:val="00AE3922"/>
    <w:rsid w:val="00AE3B30"/>
    <w:rsid w:val="00AE3E57"/>
    <w:rsid w:val="00AE3F05"/>
    <w:rsid w:val="00AE3FF5"/>
    <w:rsid w:val="00AE50C8"/>
    <w:rsid w:val="00AE51B2"/>
    <w:rsid w:val="00AE5C44"/>
    <w:rsid w:val="00AE64E4"/>
    <w:rsid w:val="00AE6B54"/>
    <w:rsid w:val="00AE6B69"/>
    <w:rsid w:val="00AE6B6A"/>
    <w:rsid w:val="00AE6CFD"/>
    <w:rsid w:val="00AE6E90"/>
    <w:rsid w:val="00AE6FB3"/>
    <w:rsid w:val="00AE7663"/>
    <w:rsid w:val="00AE7E72"/>
    <w:rsid w:val="00AF00B3"/>
    <w:rsid w:val="00AF0220"/>
    <w:rsid w:val="00AF027A"/>
    <w:rsid w:val="00AF027F"/>
    <w:rsid w:val="00AF0462"/>
    <w:rsid w:val="00AF07FB"/>
    <w:rsid w:val="00AF08B2"/>
    <w:rsid w:val="00AF133A"/>
    <w:rsid w:val="00AF1E95"/>
    <w:rsid w:val="00AF2327"/>
    <w:rsid w:val="00AF2331"/>
    <w:rsid w:val="00AF2538"/>
    <w:rsid w:val="00AF30E9"/>
    <w:rsid w:val="00AF35F4"/>
    <w:rsid w:val="00AF377B"/>
    <w:rsid w:val="00AF3FF9"/>
    <w:rsid w:val="00AF401B"/>
    <w:rsid w:val="00AF4537"/>
    <w:rsid w:val="00AF4859"/>
    <w:rsid w:val="00AF4D75"/>
    <w:rsid w:val="00AF4E15"/>
    <w:rsid w:val="00AF528E"/>
    <w:rsid w:val="00AF565D"/>
    <w:rsid w:val="00AF5D15"/>
    <w:rsid w:val="00AF60A3"/>
    <w:rsid w:val="00AF61DB"/>
    <w:rsid w:val="00AF635E"/>
    <w:rsid w:val="00AF6693"/>
    <w:rsid w:val="00AF689F"/>
    <w:rsid w:val="00AF6FC9"/>
    <w:rsid w:val="00AF7928"/>
    <w:rsid w:val="00AF7A64"/>
    <w:rsid w:val="00AF7AC9"/>
    <w:rsid w:val="00B001FF"/>
    <w:rsid w:val="00B003A0"/>
    <w:rsid w:val="00B00467"/>
    <w:rsid w:val="00B00E47"/>
    <w:rsid w:val="00B01715"/>
    <w:rsid w:val="00B018F1"/>
    <w:rsid w:val="00B0212F"/>
    <w:rsid w:val="00B029E2"/>
    <w:rsid w:val="00B02B96"/>
    <w:rsid w:val="00B02CED"/>
    <w:rsid w:val="00B02DA7"/>
    <w:rsid w:val="00B033D5"/>
    <w:rsid w:val="00B03A89"/>
    <w:rsid w:val="00B03D62"/>
    <w:rsid w:val="00B03EEC"/>
    <w:rsid w:val="00B04024"/>
    <w:rsid w:val="00B0431D"/>
    <w:rsid w:val="00B05405"/>
    <w:rsid w:val="00B05754"/>
    <w:rsid w:val="00B0587A"/>
    <w:rsid w:val="00B06390"/>
    <w:rsid w:val="00B066B7"/>
    <w:rsid w:val="00B06853"/>
    <w:rsid w:val="00B06A8D"/>
    <w:rsid w:val="00B06F39"/>
    <w:rsid w:val="00B072AF"/>
    <w:rsid w:val="00B0778A"/>
    <w:rsid w:val="00B077E4"/>
    <w:rsid w:val="00B0786E"/>
    <w:rsid w:val="00B07BD9"/>
    <w:rsid w:val="00B07BE5"/>
    <w:rsid w:val="00B1009B"/>
    <w:rsid w:val="00B103D7"/>
    <w:rsid w:val="00B10540"/>
    <w:rsid w:val="00B1062E"/>
    <w:rsid w:val="00B107F4"/>
    <w:rsid w:val="00B10CCE"/>
    <w:rsid w:val="00B11135"/>
    <w:rsid w:val="00B115B5"/>
    <w:rsid w:val="00B11A35"/>
    <w:rsid w:val="00B1292E"/>
    <w:rsid w:val="00B12A70"/>
    <w:rsid w:val="00B12B1F"/>
    <w:rsid w:val="00B13D88"/>
    <w:rsid w:val="00B14169"/>
    <w:rsid w:val="00B15318"/>
    <w:rsid w:val="00B1593C"/>
    <w:rsid w:val="00B15A74"/>
    <w:rsid w:val="00B15CB5"/>
    <w:rsid w:val="00B15DC5"/>
    <w:rsid w:val="00B1608B"/>
    <w:rsid w:val="00B16295"/>
    <w:rsid w:val="00B1651F"/>
    <w:rsid w:val="00B166F2"/>
    <w:rsid w:val="00B168E7"/>
    <w:rsid w:val="00B16B50"/>
    <w:rsid w:val="00B16D60"/>
    <w:rsid w:val="00B1732D"/>
    <w:rsid w:val="00B17773"/>
    <w:rsid w:val="00B17D72"/>
    <w:rsid w:val="00B203EB"/>
    <w:rsid w:val="00B20BBE"/>
    <w:rsid w:val="00B20E68"/>
    <w:rsid w:val="00B2105C"/>
    <w:rsid w:val="00B21290"/>
    <w:rsid w:val="00B21CF2"/>
    <w:rsid w:val="00B21D0E"/>
    <w:rsid w:val="00B222DB"/>
    <w:rsid w:val="00B22683"/>
    <w:rsid w:val="00B22DA4"/>
    <w:rsid w:val="00B23A86"/>
    <w:rsid w:val="00B2430B"/>
    <w:rsid w:val="00B25B18"/>
    <w:rsid w:val="00B25D36"/>
    <w:rsid w:val="00B26109"/>
    <w:rsid w:val="00B26947"/>
    <w:rsid w:val="00B27637"/>
    <w:rsid w:val="00B27DA7"/>
    <w:rsid w:val="00B27F00"/>
    <w:rsid w:val="00B3022B"/>
    <w:rsid w:val="00B3070B"/>
    <w:rsid w:val="00B30CC4"/>
    <w:rsid w:val="00B3126F"/>
    <w:rsid w:val="00B312D2"/>
    <w:rsid w:val="00B321E5"/>
    <w:rsid w:val="00B32444"/>
    <w:rsid w:val="00B3276F"/>
    <w:rsid w:val="00B32AA6"/>
    <w:rsid w:val="00B32E72"/>
    <w:rsid w:val="00B3321F"/>
    <w:rsid w:val="00B33851"/>
    <w:rsid w:val="00B33A0C"/>
    <w:rsid w:val="00B346BA"/>
    <w:rsid w:val="00B34B75"/>
    <w:rsid w:val="00B34D95"/>
    <w:rsid w:val="00B35140"/>
    <w:rsid w:val="00B35971"/>
    <w:rsid w:val="00B360E8"/>
    <w:rsid w:val="00B36110"/>
    <w:rsid w:val="00B361C0"/>
    <w:rsid w:val="00B3679C"/>
    <w:rsid w:val="00B36E43"/>
    <w:rsid w:val="00B376FC"/>
    <w:rsid w:val="00B378CB"/>
    <w:rsid w:val="00B37BDA"/>
    <w:rsid w:val="00B37C5B"/>
    <w:rsid w:val="00B37D2F"/>
    <w:rsid w:val="00B37FD8"/>
    <w:rsid w:val="00B40324"/>
    <w:rsid w:val="00B403B2"/>
    <w:rsid w:val="00B4052E"/>
    <w:rsid w:val="00B405AD"/>
    <w:rsid w:val="00B4064D"/>
    <w:rsid w:val="00B40662"/>
    <w:rsid w:val="00B40E1D"/>
    <w:rsid w:val="00B41756"/>
    <w:rsid w:val="00B41AEE"/>
    <w:rsid w:val="00B41C7A"/>
    <w:rsid w:val="00B41E91"/>
    <w:rsid w:val="00B42521"/>
    <w:rsid w:val="00B426CB"/>
    <w:rsid w:val="00B42A97"/>
    <w:rsid w:val="00B43402"/>
    <w:rsid w:val="00B43616"/>
    <w:rsid w:val="00B43997"/>
    <w:rsid w:val="00B43D62"/>
    <w:rsid w:val="00B43DA5"/>
    <w:rsid w:val="00B44403"/>
    <w:rsid w:val="00B4479C"/>
    <w:rsid w:val="00B44BBE"/>
    <w:rsid w:val="00B44E7F"/>
    <w:rsid w:val="00B44F54"/>
    <w:rsid w:val="00B457F8"/>
    <w:rsid w:val="00B45849"/>
    <w:rsid w:val="00B45B8E"/>
    <w:rsid w:val="00B45D4F"/>
    <w:rsid w:val="00B45DDD"/>
    <w:rsid w:val="00B46389"/>
    <w:rsid w:val="00B4698D"/>
    <w:rsid w:val="00B46A98"/>
    <w:rsid w:val="00B4733D"/>
    <w:rsid w:val="00B475C7"/>
    <w:rsid w:val="00B477C3"/>
    <w:rsid w:val="00B477D3"/>
    <w:rsid w:val="00B4792E"/>
    <w:rsid w:val="00B47C7B"/>
    <w:rsid w:val="00B47DFE"/>
    <w:rsid w:val="00B5051B"/>
    <w:rsid w:val="00B5077C"/>
    <w:rsid w:val="00B50B66"/>
    <w:rsid w:val="00B50E87"/>
    <w:rsid w:val="00B50EB6"/>
    <w:rsid w:val="00B51149"/>
    <w:rsid w:val="00B5116C"/>
    <w:rsid w:val="00B5136E"/>
    <w:rsid w:val="00B514E2"/>
    <w:rsid w:val="00B5150D"/>
    <w:rsid w:val="00B5155B"/>
    <w:rsid w:val="00B51BE3"/>
    <w:rsid w:val="00B51D30"/>
    <w:rsid w:val="00B51E75"/>
    <w:rsid w:val="00B52378"/>
    <w:rsid w:val="00B52579"/>
    <w:rsid w:val="00B527C1"/>
    <w:rsid w:val="00B529AB"/>
    <w:rsid w:val="00B52B58"/>
    <w:rsid w:val="00B52C3A"/>
    <w:rsid w:val="00B530EE"/>
    <w:rsid w:val="00B534FA"/>
    <w:rsid w:val="00B53AF2"/>
    <w:rsid w:val="00B54546"/>
    <w:rsid w:val="00B55224"/>
    <w:rsid w:val="00B553F5"/>
    <w:rsid w:val="00B5564C"/>
    <w:rsid w:val="00B55959"/>
    <w:rsid w:val="00B55C46"/>
    <w:rsid w:val="00B55D6F"/>
    <w:rsid w:val="00B55F30"/>
    <w:rsid w:val="00B561C7"/>
    <w:rsid w:val="00B563AD"/>
    <w:rsid w:val="00B565B9"/>
    <w:rsid w:val="00B5679C"/>
    <w:rsid w:val="00B56B52"/>
    <w:rsid w:val="00B56C75"/>
    <w:rsid w:val="00B56CAC"/>
    <w:rsid w:val="00B56F11"/>
    <w:rsid w:val="00B57346"/>
    <w:rsid w:val="00B5749C"/>
    <w:rsid w:val="00B575A6"/>
    <w:rsid w:val="00B57616"/>
    <w:rsid w:val="00B5786A"/>
    <w:rsid w:val="00B602F0"/>
    <w:rsid w:val="00B6036C"/>
    <w:rsid w:val="00B6057F"/>
    <w:rsid w:val="00B60665"/>
    <w:rsid w:val="00B60785"/>
    <w:rsid w:val="00B618E9"/>
    <w:rsid w:val="00B61BB0"/>
    <w:rsid w:val="00B61ECD"/>
    <w:rsid w:val="00B61EEB"/>
    <w:rsid w:val="00B61F70"/>
    <w:rsid w:val="00B6209B"/>
    <w:rsid w:val="00B621B4"/>
    <w:rsid w:val="00B6244B"/>
    <w:rsid w:val="00B62619"/>
    <w:rsid w:val="00B634A3"/>
    <w:rsid w:val="00B64581"/>
    <w:rsid w:val="00B65235"/>
    <w:rsid w:val="00B6523B"/>
    <w:rsid w:val="00B65475"/>
    <w:rsid w:val="00B659C7"/>
    <w:rsid w:val="00B65B8E"/>
    <w:rsid w:val="00B65D77"/>
    <w:rsid w:val="00B65E0F"/>
    <w:rsid w:val="00B66093"/>
    <w:rsid w:val="00B66270"/>
    <w:rsid w:val="00B662F5"/>
    <w:rsid w:val="00B66585"/>
    <w:rsid w:val="00B66D20"/>
    <w:rsid w:val="00B672BD"/>
    <w:rsid w:val="00B673CE"/>
    <w:rsid w:val="00B6785B"/>
    <w:rsid w:val="00B678C3"/>
    <w:rsid w:val="00B67BCF"/>
    <w:rsid w:val="00B67E99"/>
    <w:rsid w:val="00B7008B"/>
    <w:rsid w:val="00B7013A"/>
    <w:rsid w:val="00B70539"/>
    <w:rsid w:val="00B70975"/>
    <w:rsid w:val="00B70A9F"/>
    <w:rsid w:val="00B70C9F"/>
    <w:rsid w:val="00B70CFE"/>
    <w:rsid w:val="00B71108"/>
    <w:rsid w:val="00B71117"/>
    <w:rsid w:val="00B71610"/>
    <w:rsid w:val="00B71C55"/>
    <w:rsid w:val="00B71D3F"/>
    <w:rsid w:val="00B721A8"/>
    <w:rsid w:val="00B7223C"/>
    <w:rsid w:val="00B722EE"/>
    <w:rsid w:val="00B7237B"/>
    <w:rsid w:val="00B7240C"/>
    <w:rsid w:val="00B724A1"/>
    <w:rsid w:val="00B7262D"/>
    <w:rsid w:val="00B72BF9"/>
    <w:rsid w:val="00B72E25"/>
    <w:rsid w:val="00B730CB"/>
    <w:rsid w:val="00B7322D"/>
    <w:rsid w:val="00B73346"/>
    <w:rsid w:val="00B74021"/>
    <w:rsid w:val="00B74075"/>
    <w:rsid w:val="00B743F2"/>
    <w:rsid w:val="00B74C33"/>
    <w:rsid w:val="00B74EC9"/>
    <w:rsid w:val="00B750BD"/>
    <w:rsid w:val="00B7523C"/>
    <w:rsid w:val="00B75710"/>
    <w:rsid w:val="00B7573D"/>
    <w:rsid w:val="00B7587B"/>
    <w:rsid w:val="00B759E8"/>
    <w:rsid w:val="00B762B4"/>
    <w:rsid w:val="00B76383"/>
    <w:rsid w:val="00B77020"/>
    <w:rsid w:val="00B7774A"/>
    <w:rsid w:val="00B777CF"/>
    <w:rsid w:val="00B77B96"/>
    <w:rsid w:val="00B803D7"/>
    <w:rsid w:val="00B809B8"/>
    <w:rsid w:val="00B80BCD"/>
    <w:rsid w:val="00B80DBF"/>
    <w:rsid w:val="00B81132"/>
    <w:rsid w:val="00B813DB"/>
    <w:rsid w:val="00B819DA"/>
    <w:rsid w:val="00B81BA2"/>
    <w:rsid w:val="00B81C27"/>
    <w:rsid w:val="00B81CB7"/>
    <w:rsid w:val="00B82263"/>
    <w:rsid w:val="00B82546"/>
    <w:rsid w:val="00B8257A"/>
    <w:rsid w:val="00B8268B"/>
    <w:rsid w:val="00B82DDD"/>
    <w:rsid w:val="00B83186"/>
    <w:rsid w:val="00B836EB"/>
    <w:rsid w:val="00B83C51"/>
    <w:rsid w:val="00B83CD6"/>
    <w:rsid w:val="00B83FB3"/>
    <w:rsid w:val="00B84A3A"/>
    <w:rsid w:val="00B84AFC"/>
    <w:rsid w:val="00B84F48"/>
    <w:rsid w:val="00B84F81"/>
    <w:rsid w:val="00B851B5"/>
    <w:rsid w:val="00B854CD"/>
    <w:rsid w:val="00B85A05"/>
    <w:rsid w:val="00B85C73"/>
    <w:rsid w:val="00B85E80"/>
    <w:rsid w:val="00B86227"/>
    <w:rsid w:val="00B86608"/>
    <w:rsid w:val="00B86A3C"/>
    <w:rsid w:val="00B87100"/>
    <w:rsid w:val="00B872DF"/>
    <w:rsid w:val="00B878FE"/>
    <w:rsid w:val="00B87C87"/>
    <w:rsid w:val="00B90482"/>
    <w:rsid w:val="00B904F0"/>
    <w:rsid w:val="00B907D5"/>
    <w:rsid w:val="00B90CFC"/>
    <w:rsid w:val="00B911A4"/>
    <w:rsid w:val="00B91375"/>
    <w:rsid w:val="00B914D6"/>
    <w:rsid w:val="00B92161"/>
    <w:rsid w:val="00B9216E"/>
    <w:rsid w:val="00B924F0"/>
    <w:rsid w:val="00B92969"/>
    <w:rsid w:val="00B92AC8"/>
    <w:rsid w:val="00B92B6B"/>
    <w:rsid w:val="00B92BD1"/>
    <w:rsid w:val="00B92F42"/>
    <w:rsid w:val="00B9351F"/>
    <w:rsid w:val="00B93C33"/>
    <w:rsid w:val="00B94210"/>
    <w:rsid w:val="00B94733"/>
    <w:rsid w:val="00B94A01"/>
    <w:rsid w:val="00B94E2B"/>
    <w:rsid w:val="00B94F08"/>
    <w:rsid w:val="00B95127"/>
    <w:rsid w:val="00B95331"/>
    <w:rsid w:val="00B9544C"/>
    <w:rsid w:val="00B95564"/>
    <w:rsid w:val="00B95689"/>
    <w:rsid w:val="00B95DD5"/>
    <w:rsid w:val="00B95E72"/>
    <w:rsid w:val="00B9623D"/>
    <w:rsid w:val="00B968BA"/>
    <w:rsid w:val="00B968FE"/>
    <w:rsid w:val="00B96BC6"/>
    <w:rsid w:val="00B96ECD"/>
    <w:rsid w:val="00B97302"/>
    <w:rsid w:val="00B97522"/>
    <w:rsid w:val="00B977F8"/>
    <w:rsid w:val="00B97A00"/>
    <w:rsid w:val="00B97B28"/>
    <w:rsid w:val="00B97B41"/>
    <w:rsid w:val="00BA03CD"/>
    <w:rsid w:val="00BA051C"/>
    <w:rsid w:val="00BA0AD0"/>
    <w:rsid w:val="00BA0BD1"/>
    <w:rsid w:val="00BA0E1E"/>
    <w:rsid w:val="00BA162B"/>
    <w:rsid w:val="00BA1649"/>
    <w:rsid w:val="00BA17F7"/>
    <w:rsid w:val="00BA194F"/>
    <w:rsid w:val="00BA1AA3"/>
    <w:rsid w:val="00BA213C"/>
    <w:rsid w:val="00BA2260"/>
    <w:rsid w:val="00BA2523"/>
    <w:rsid w:val="00BA2E1A"/>
    <w:rsid w:val="00BA2FA9"/>
    <w:rsid w:val="00BA301A"/>
    <w:rsid w:val="00BA306E"/>
    <w:rsid w:val="00BA41C4"/>
    <w:rsid w:val="00BA42F4"/>
    <w:rsid w:val="00BA4835"/>
    <w:rsid w:val="00BA4C92"/>
    <w:rsid w:val="00BA50C5"/>
    <w:rsid w:val="00BA5489"/>
    <w:rsid w:val="00BA5500"/>
    <w:rsid w:val="00BA5684"/>
    <w:rsid w:val="00BA5B02"/>
    <w:rsid w:val="00BA5BF0"/>
    <w:rsid w:val="00BA5BF2"/>
    <w:rsid w:val="00BA5C6E"/>
    <w:rsid w:val="00BA5E5E"/>
    <w:rsid w:val="00BA5FD1"/>
    <w:rsid w:val="00BA653D"/>
    <w:rsid w:val="00BA66F6"/>
    <w:rsid w:val="00BA684F"/>
    <w:rsid w:val="00BA6886"/>
    <w:rsid w:val="00BA6AC9"/>
    <w:rsid w:val="00BA6C77"/>
    <w:rsid w:val="00BA6FFA"/>
    <w:rsid w:val="00BA753B"/>
    <w:rsid w:val="00BA798B"/>
    <w:rsid w:val="00BA79AE"/>
    <w:rsid w:val="00BA7C2D"/>
    <w:rsid w:val="00BA7D53"/>
    <w:rsid w:val="00BA7FAA"/>
    <w:rsid w:val="00BB0384"/>
    <w:rsid w:val="00BB04BE"/>
    <w:rsid w:val="00BB07B3"/>
    <w:rsid w:val="00BB0DE2"/>
    <w:rsid w:val="00BB0F94"/>
    <w:rsid w:val="00BB10B3"/>
    <w:rsid w:val="00BB1104"/>
    <w:rsid w:val="00BB1115"/>
    <w:rsid w:val="00BB1501"/>
    <w:rsid w:val="00BB1588"/>
    <w:rsid w:val="00BB1596"/>
    <w:rsid w:val="00BB1950"/>
    <w:rsid w:val="00BB1A44"/>
    <w:rsid w:val="00BB1D1F"/>
    <w:rsid w:val="00BB2063"/>
    <w:rsid w:val="00BB245D"/>
    <w:rsid w:val="00BB2476"/>
    <w:rsid w:val="00BB259D"/>
    <w:rsid w:val="00BB276B"/>
    <w:rsid w:val="00BB276F"/>
    <w:rsid w:val="00BB2BC9"/>
    <w:rsid w:val="00BB312A"/>
    <w:rsid w:val="00BB319C"/>
    <w:rsid w:val="00BB33EC"/>
    <w:rsid w:val="00BB3C2E"/>
    <w:rsid w:val="00BB4820"/>
    <w:rsid w:val="00BB5133"/>
    <w:rsid w:val="00BB52ED"/>
    <w:rsid w:val="00BB572E"/>
    <w:rsid w:val="00BB58B2"/>
    <w:rsid w:val="00BB5ED5"/>
    <w:rsid w:val="00BB6231"/>
    <w:rsid w:val="00BB62D8"/>
    <w:rsid w:val="00BB6560"/>
    <w:rsid w:val="00BB6784"/>
    <w:rsid w:val="00BB78D7"/>
    <w:rsid w:val="00BB7904"/>
    <w:rsid w:val="00BB795C"/>
    <w:rsid w:val="00BB7BD9"/>
    <w:rsid w:val="00BB7E18"/>
    <w:rsid w:val="00BB7F70"/>
    <w:rsid w:val="00BC0248"/>
    <w:rsid w:val="00BC0268"/>
    <w:rsid w:val="00BC0497"/>
    <w:rsid w:val="00BC076F"/>
    <w:rsid w:val="00BC0966"/>
    <w:rsid w:val="00BC0C01"/>
    <w:rsid w:val="00BC11FD"/>
    <w:rsid w:val="00BC1B81"/>
    <w:rsid w:val="00BC1B95"/>
    <w:rsid w:val="00BC2273"/>
    <w:rsid w:val="00BC238E"/>
    <w:rsid w:val="00BC2758"/>
    <w:rsid w:val="00BC2810"/>
    <w:rsid w:val="00BC297B"/>
    <w:rsid w:val="00BC2B47"/>
    <w:rsid w:val="00BC2C88"/>
    <w:rsid w:val="00BC2F13"/>
    <w:rsid w:val="00BC3233"/>
    <w:rsid w:val="00BC354B"/>
    <w:rsid w:val="00BC3D25"/>
    <w:rsid w:val="00BC3F4F"/>
    <w:rsid w:val="00BC414E"/>
    <w:rsid w:val="00BC4421"/>
    <w:rsid w:val="00BC457A"/>
    <w:rsid w:val="00BC4CF7"/>
    <w:rsid w:val="00BC4F02"/>
    <w:rsid w:val="00BC5B97"/>
    <w:rsid w:val="00BC5C51"/>
    <w:rsid w:val="00BC6067"/>
    <w:rsid w:val="00BC6320"/>
    <w:rsid w:val="00BC6B41"/>
    <w:rsid w:val="00BC6C17"/>
    <w:rsid w:val="00BC6F3F"/>
    <w:rsid w:val="00BC72F4"/>
    <w:rsid w:val="00BC73E5"/>
    <w:rsid w:val="00BC76D0"/>
    <w:rsid w:val="00BC7A44"/>
    <w:rsid w:val="00BC7CFE"/>
    <w:rsid w:val="00BD0608"/>
    <w:rsid w:val="00BD0BE6"/>
    <w:rsid w:val="00BD0CAE"/>
    <w:rsid w:val="00BD11EB"/>
    <w:rsid w:val="00BD183C"/>
    <w:rsid w:val="00BD1A3E"/>
    <w:rsid w:val="00BD1D8A"/>
    <w:rsid w:val="00BD2066"/>
    <w:rsid w:val="00BD23F0"/>
    <w:rsid w:val="00BD25F4"/>
    <w:rsid w:val="00BD2716"/>
    <w:rsid w:val="00BD2AC5"/>
    <w:rsid w:val="00BD2D87"/>
    <w:rsid w:val="00BD2E20"/>
    <w:rsid w:val="00BD2F27"/>
    <w:rsid w:val="00BD3196"/>
    <w:rsid w:val="00BD3439"/>
    <w:rsid w:val="00BD3918"/>
    <w:rsid w:val="00BD39DC"/>
    <w:rsid w:val="00BD3F02"/>
    <w:rsid w:val="00BD4036"/>
    <w:rsid w:val="00BD403A"/>
    <w:rsid w:val="00BD40A1"/>
    <w:rsid w:val="00BD40CC"/>
    <w:rsid w:val="00BD432E"/>
    <w:rsid w:val="00BD4A79"/>
    <w:rsid w:val="00BD4BC2"/>
    <w:rsid w:val="00BD4CDC"/>
    <w:rsid w:val="00BD4F46"/>
    <w:rsid w:val="00BD5402"/>
    <w:rsid w:val="00BD54BD"/>
    <w:rsid w:val="00BD5A46"/>
    <w:rsid w:val="00BD5BB6"/>
    <w:rsid w:val="00BD63A9"/>
    <w:rsid w:val="00BD6AD2"/>
    <w:rsid w:val="00BD6D0B"/>
    <w:rsid w:val="00BD7D5E"/>
    <w:rsid w:val="00BE0096"/>
    <w:rsid w:val="00BE0A5A"/>
    <w:rsid w:val="00BE10E6"/>
    <w:rsid w:val="00BE1355"/>
    <w:rsid w:val="00BE1BE1"/>
    <w:rsid w:val="00BE1F55"/>
    <w:rsid w:val="00BE2463"/>
    <w:rsid w:val="00BE2914"/>
    <w:rsid w:val="00BE2A05"/>
    <w:rsid w:val="00BE2F63"/>
    <w:rsid w:val="00BE30EC"/>
    <w:rsid w:val="00BE39B3"/>
    <w:rsid w:val="00BE3B16"/>
    <w:rsid w:val="00BE453B"/>
    <w:rsid w:val="00BE47A3"/>
    <w:rsid w:val="00BE4E47"/>
    <w:rsid w:val="00BE4E8B"/>
    <w:rsid w:val="00BE4F82"/>
    <w:rsid w:val="00BE52BA"/>
    <w:rsid w:val="00BE5DAB"/>
    <w:rsid w:val="00BE62FC"/>
    <w:rsid w:val="00BE6802"/>
    <w:rsid w:val="00BE771F"/>
    <w:rsid w:val="00BE7C7F"/>
    <w:rsid w:val="00BE7F4C"/>
    <w:rsid w:val="00BF03FD"/>
    <w:rsid w:val="00BF0821"/>
    <w:rsid w:val="00BF08BB"/>
    <w:rsid w:val="00BF0BC5"/>
    <w:rsid w:val="00BF0D27"/>
    <w:rsid w:val="00BF0EDB"/>
    <w:rsid w:val="00BF15BB"/>
    <w:rsid w:val="00BF1DF3"/>
    <w:rsid w:val="00BF1FD7"/>
    <w:rsid w:val="00BF2374"/>
    <w:rsid w:val="00BF26E8"/>
    <w:rsid w:val="00BF2972"/>
    <w:rsid w:val="00BF2A4A"/>
    <w:rsid w:val="00BF2B2F"/>
    <w:rsid w:val="00BF3016"/>
    <w:rsid w:val="00BF306D"/>
    <w:rsid w:val="00BF36AC"/>
    <w:rsid w:val="00BF3A9B"/>
    <w:rsid w:val="00BF3DE1"/>
    <w:rsid w:val="00BF3E59"/>
    <w:rsid w:val="00BF416E"/>
    <w:rsid w:val="00BF43E7"/>
    <w:rsid w:val="00BF4ABE"/>
    <w:rsid w:val="00BF4BF2"/>
    <w:rsid w:val="00BF583B"/>
    <w:rsid w:val="00BF5A34"/>
    <w:rsid w:val="00BF5AE9"/>
    <w:rsid w:val="00BF5DBF"/>
    <w:rsid w:val="00BF5F65"/>
    <w:rsid w:val="00BF5F9E"/>
    <w:rsid w:val="00BF5FF3"/>
    <w:rsid w:val="00BF60CA"/>
    <w:rsid w:val="00BF61CC"/>
    <w:rsid w:val="00BF6248"/>
    <w:rsid w:val="00BF659F"/>
    <w:rsid w:val="00BF662F"/>
    <w:rsid w:val="00BF66FB"/>
    <w:rsid w:val="00BF69DB"/>
    <w:rsid w:val="00BF6ADE"/>
    <w:rsid w:val="00BF7267"/>
    <w:rsid w:val="00BF73CB"/>
    <w:rsid w:val="00BF7891"/>
    <w:rsid w:val="00BF7D15"/>
    <w:rsid w:val="00C00122"/>
    <w:rsid w:val="00C004F2"/>
    <w:rsid w:val="00C005AC"/>
    <w:rsid w:val="00C012B3"/>
    <w:rsid w:val="00C01514"/>
    <w:rsid w:val="00C020A0"/>
    <w:rsid w:val="00C024A9"/>
    <w:rsid w:val="00C02605"/>
    <w:rsid w:val="00C02983"/>
    <w:rsid w:val="00C029B5"/>
    <w:rsid w:val="00C02F05"/>
    <w:rsid w:val="00C0338A"/>
    <w:rsid w:val="00C03679"/>
    <w:rsid w:val="00C038B5"/>
    <w:rsid w:val="00C03AF6"/>
    <w:rsid w:val="00C04447"/>
    <w:rsid w:val="00C044DF"/>
    <w:rsid w:val="00C049A8"/>
    <w:rsid w:val="00C04A80"/>
    <w:rsid w:val="00C04E14"/>
    <w:rsid w:val="00C05580"/>
    <w:rsid w:val="00C05932"/>
    <w:rsid w:val="00C05B70"/>
    <w:rsid w:val="00C060EB"/>
    <w:rsid w:val="00C0654A"/>
    <w:rsid w:val="00C069FD"/>
    <w:rsid w:val="00C06C20"/>
    <w:rsid w:val="00C071DD"/>
    <w:rsid w:val="00C0778D"/>
    <w:rsid w:val="00C07856"/>
    <w:rsid w:val="00C0798B"/>
    <w:rsid w:val="00C07DE0"/>
    <w:rsid w:val="00C10213"/>
    <w:rsid w:val="00C10243"/>
    <w:rsid w:val="00C10434"/>
    <w:rsid w:val="00C1148D"/>
    <w:rsid w:val="00C11C75"/>
    <w:rsid w:val="00C11DC2"/>
    <w:rsid w:val="00C121CB"/>
    <w:rsid w:val="00C12C30"/>
    <w:rsid w:val="00C12DF3"/>
    <w:rsid w:val="00C12EF4"/>
    <w:rsid w:val="00C12F61"/>
    <w:rsid w:val="00C13224"/>
    <w:rsid w:val="00C133F3"/>
    <w:rsid w:val="00C1377E"/>
    <w:rsid w:val="00C138A8"/>
    <w:rsid w:val="00C13AB1"/>
    <w:rsid w:val="00C13E81"/>
    <w:rsid w:val="00C14231"/>
    <w:rsid w:val="00C14AA1"/>
    <w:rsid w:val="00C14B60"/>
    <w:rsid w:val="00C14BB9"/>
    <w:rsid w:val="00C14F27"/>
    <w:rsid w:val="00C1515A"/>
    <w:rsid w:val="00C152DB"/>
    <w:rsid w:val="00C1533F"/>
    <w:rsid w:val="00C15F84"/>
    <w:rsid w:val="00C16626"/>
    <w:rsid w:val="00C17C5C"/>
    <w:rsid w:val="00C17D38"/>
    <w:rsid w:val="00C17DEA"/>
    <w:rsid w:val="00C20BC9"/>
    <w:rsid w:val="00C20CD9"/>
    <w:rsid w:val="00C20CEE"/>
    <w:rsid w:val="00C20F9B"/>
    <w:rsid w:val="00C211EC"/>
    <w:rsid w:val="00C2186E"/>
    <w:rsid w:val="00C218D4"/>
    <w:rsid w:val="00C21A00"/>
    <w:rsid w:val="00C21BE5"/>
    <w:rsid w:val="00C21CF2"/>
    <w:rsid w:val="00C21DA7"/>
    <w:rsid w:val="00C22D14"/>
    <w:rsid w:val="00C2351B"/>
    <w:rsid w:val="00C239AA"/>
    <w:rsid w:val="00C2409A"/>
    <w:rsid w:val="00C24757"/>
    <w:rsid w:val="00C249C7"/>
    <w:rsid w:val="00C24B6F"/>
    <w:rsid w:val="00C25156"/>
    <w:rsid w:val="00C25C66"/>
    <w:rsid w:val="00C25D5C"/>
    <w:rsid w:val="00C26334"/>
    <w:rsid w:val="00C2637C"/>
    <w:rsid w:val="00C26DB0"/>
    <w:rsid w:val="00C27062"/>
    <w:rsid w:val="00C2706D"/>
    <w:rsid w:val="00C275E9"/>
    <w:rsid w:val="00C2769A"/>
    <w:rsid w:val="00C30737"/>
    <w:rsid w:val="00C30756"/>
    <w:rsid w:val="00C30B24"/>
    <w:rsid w:val="00C30F40"/>
    <w:rsid w:val="00C315F0"/>
    <w:rsid w:val="00C31E62"/>
    <w:rsid w:val="00C3203B"/>
    <w:rsid w:val="00C327A3"/>
    <w:rsid w:val="00C32811"/>
    <w:rsid w:val="00C32888"/>
    <w:rsid w:val="00C32E02"/>
    <w:rsid w:val="00C33657"/>
    <w:rsid w:val="00C33780"/>
    <w:rsid w:val="00C34C83"/>
    <w:rsid w:val="00C34EFB"/>
    <w:rsid w:val="00C34F22"/>
    <w:rsid w:val="00C35078"/>
    <w:rsid w:val="00C350BE"/>
    <w:rsid w:val="00C351F8"/>
    <w:rsid w:val="00C3577B"/>
    <w:rsid w:val="00C35890"/>
    <w:rsid w:val="00C35ACD"/>
    <w:rsid w:val="00C35B2D"/>
    <w:rsid w:val="00C35B3C"/>
    <w:rsid w:val="00C35CDE"/>
    <w:rsid w:val="00C35CF1"/>
    <w:rsid w:val="00C360E5"/>
    <w:rsid w:val="00C362DE"/>
    <w:rsid w:val="00C36575"/>
    <w:rsid w:val="00C369BB"/>
    <w:rsid w:val="00C36D59"/>
    <w:rsid w:val="00C36EDF"/>
    <w:rsid w:val="00C37182"/>
    <w:rsid w:val="00C372B3"/>
    <w:rsid w:val="00C37406"/>
    <w:rsid w:val="00C37461"/>
    <w:rsid w:val="00C402F3"/>
    <w:rsid w:val="00C40458"/>
    <w:rsid w:val="00C4096D"/>
    <w:rsid w:val="00C40ACE"/>
    <w:rsid w:val="00C40AFE"/>
    <w:rsid w:val="00C40BA4"/>
    <w:rsid w:val="00C40E83"/>
    <w:rsid w:val="00C40EBA"/>
    <w:rsid w:val="00C4135B"/>
    <w:rsid w:val="00C414A4"/>
    <w:rsid w:val="00C41800"/>
    <w:rsid w:val="00C41C65"/>
    <w:rsid w:val="00C41D87"/>
    <w:rsid w:val="00C41F76"/>
    <w:rsid w:val="00C427AA"/>
    <w:rsid w:val="00C427AD"/>
    <w:rsid w:val="00C42BAE"/>
    <w:rsid w:val="00C42DE9"/>
    <w:rsid w:val="00C4317F"/>
    <w:rsid w:val="00C435EA"/>
    <w:rsid w:val="00C437E8"/>
    <w:rsid w:val="00C43E27"/>
    <w:rsid w:val="00C4445E"/>
    <w:rsid w:val="00C44B4D"/>
    <w:rsid w:val="00C45358"/>
    <w:rsid w:val="00C45587"/>
    <w:rsid w:val="00C4563C"/>
    <w:rsid w:val="00C45940"/>
    <w:rsid w:val="00C45A4E"/>
    <w:rsid w:val="00C45B13"/>
    <w:rsid w:val="00C45FCE"/>
    <w:rsid w:val="00C46968"/>
    <w:rsid w:val="00C47028"/>
    <w:rsid w:val="00C4713A"/>
    <w:rsid w:val="00C47936"/>
    <w:rsid w:val="00C47F05"/>
    <w:rsid w:val="00C504D5"/>
    <w:rsid w:val="00C51386"/>
    <w:rsid w:val="00C519E8"/>
    <w:rsid w:val="00C51ABC"/>
    <w:rsid w:val="00C51D2F"/>
    <w:rsid w:val="00C51E3D"/>
    <w:rsid w:val="00C52032"/>
    <w:rsid w:val="00C52E5D"/>
    <w:rsid w:val="00C532E9"/>
    <w:rsid w:val="00C5342A"/>
    <w:rsid w:val="00C534DA"/>
    <w:rsid w:val="00C536D2"/>
    <w:rsid w:val="00C539C0"/>
    <w:rsid w:val="00C53B03"/>
    <w:rsid w:val="00C540E6"/>
    <w:rsid w:val="00C54130"/>
    <w:rsid w:val="00C5459F"/>
    <w:rsid w:val="00C547E7"/>
    <w:rsid w:val="00C55134"/>
    <w:rsid w:val="00C551CA"/>
    <w:rsid w:val="00C55806"/>
    <w:rsid w:val="00C558AB"/>
    <w:rsid w:val="00C55FF6"/>
    <w:rsid w:val="00C562DA"/>
    <w:rsid w:val="00C5639A"/>
    <w:rsid w:val="00C5689E"/>
    <w:rsid w:val="00C56976"/>
    <w:rsid w:val="00C57169"/>
    <w:rsid w:val="00C57494"/>
    <w:rsid w:val="00C57669"/>
    <w:rsid w:val="00C602A3"/>
    <w:rsid w:val="00C6047B"/>
    <w:rsid w:val="00C60A47"/>
    <w:rsid w:val="00C60C19"/>
    <w:rsid w:val="00C60F1E"/>
    <w:rsid w:val="00C61352"/>
    <w:rsid w:val="00C614E7"/>
    <w:rsid w:val="00C6154B"/>
    <w:rsid w:val="00C61A17"/>
    <w:rsid w:val="00C61AA7"/>
    <w:rsid w:val="00C61B85"/>
    <w:rsid w:val="00C61E3A"/>
    <w:rsid w:val="00C61FCF"/>
    <w:rsid w:val="00C62DEF"/>
    <w:rsid w:val="00C6313F"/>
    <w:rsid w:val="00C63189"/>
    <w:rsid w:val="00C635E4"/>
    <w:rsid w:val="00C63F7B"/>
    <w:rsid w:val="00C6413C"/>
    <w:rsid w:val="00C64925"/>
    <w:rsid w:val="00C64C17"/>
    <w:rsid w:val="00C651D1"/>
    <w:rsid w:val="00C6565B"/>
    <w:rsid w:val="00C65AE8"/>
    <w:rsid w:val="00C65F30"/>
    <w:rsid w:val="00C66609"/>
    <w:rsid w:val="00C66933"/>
    <w:rsid w:val="00C66A8E"/>
    <w:rsid w:val="00C670B8"/>
    <w:rsid w:val="00C674EE"/>
    <w:rsid w:val="00C67A3A"/>
    <w:rsid w:val="00C67A46"/>
    <w:rsid w:val="00C67B79"/>
    <w:rsid w:val="00C67C20"/>
    <w:rsid w:val="00C7001D"/>
    <w:rsid w:val="00C70139"/>
    <w:rsid w:val="00C706C3"/>
    <w:rsid w:val="00C70938"/>
    <w:rsid w:val="00C70969"/>
    <w:rsid w:val="00C70D0A"/>
    <w:rsid w:val="00C70EE0"/>
    <w:rsid w:val="00C7126D"/>
    <w:rsid w:val="00C713A6"/>
    <w:rsid w:val="00C71C7D"/>
    <w:rsid w:val="00C71E42"/>
    <w:rsid w:val="00C720CD"/>
    <w:rsid w:val="00C7253E"/>
    <w:rsid w:val="00C72722"/>
    <w:rsid w:val="00C72AD1"/>
    <w:rsid w:val="00C731A7"/>
    <w:rsid w:val="00C73607"/>
    <w:rsid w:val="00C7376F"/>
    <w:rsid w:val="00C73770"/>
    <w:rsid w:val="00C7379A"/>
    <w:rsid w:val="00C73B9F"/>
    <w:rsid w:val="00C73BAB"/>
    <w:rsid w:val="00C73C8B"/>
    <w:rsid w:val="00C741C5"/>
    <w:rsid w:val="00C7440F"/>
    <w:rsid w:val="00C7474E"/>
    <w:rsid w:val="00C747DC"/>
    <w:rsid w:val="00C7559A"/>
    <w:rsid w:val="00C755C2"/>
    <w:rsid w:val="00C756EE"/>
    <w:rsid w:val="00C757AD"/>
    <w:rsid w:val="00C7584C"/>
    <w:rsid w:val="00C75A90"/>
    <w:rsid w:val="00C75E09"/>
    <w:rsid w:val="00C76195"/>
    <w:rsid w:val="00C765D0"/>
    <w:rsid w:val="00C76A71"/>
    <w:rsid w:val="00C76BF2"/>
    <w:rsid w:val="00C76C0C"/>
    <w:rsid w:val="00C76D26"/>
    <w:rsid w:val="00C77AC3"/>
    <w:rsid w:val="00C8017F"/>
    <w:rsid w:val="00C8027F"/>
    <w:rsid w:val="00C804E3"/>
    <w:rsid w:val="00C80C22"/>
    <w:rsid w:val="00C80FE3"/>
    <w:rsid w:val="00C81250"/>
    <w:rsid w:val="00C8152D"/>
    <w:rsid w:val="00C81582"/>
    <w:rsid w:val="00C81BFE"/>
    <w:rsid w:val="00C81C2F"/>
    <w:rsid w:val="00C82012"/>
    <w:rsid w:val="00C823AE"/>
    <w:rsid w:val="00C826F3"/>
    <w:rsid w:val="00C828A1"/>
    <w:rsid w:val="00C8291D"/>
    <w:rsid w:val="00C829F9"/>
    <w:rsid w:val="00C8369D"/>
    <w:rsid w:val="00C83B56"/>
    <w:rsid w:val="00C83D7C"/>
    <w:rsid w:val="00C83EF4"/>
    <w:rsid w:val="00C845FE"/>
    <w:rsid w:val="00C8464F"/>
    <w:rsid w:val="00C84721"/>
    <w:rsid w:val="00C84845"/>
    <w:rsid w:val="00C850D1"/>
    <w:rsid w:val="00C85149"/>
    <w:rsid w:val="00C85972"/>
    <w:rsid w:val="00C85BF8"/>
    <w:rsid w:val="00C86661"/>
    <w:rsid w:val="00C86733"/>
    <w:rsid w:val="00C868F9"/>
    <w:rsid w:val="00C86956"/>
    <w:rsid w:val="00C86B75"/>
    <w:rsid w:val="00C86C2A"/>
    <w:rsid w:val="00C86C4F"/>
    <w:rsid w:val="00C87195"/>
    <w:rsid w:val="00C878C9"/>
    <w:rsid w:val="00C87972"/>
    <w:rsid w:val="00C87AE2"/>
    <w:rsid w:val="00C87F6D"/>
    <w:rsid w:val="00C903B5"/>
    <w:rsid w:val="00C9047E"/>
    <w:rsid w:val="00C90501"/>
    <w:rsid w:val="00C90B18"/>
    <w:rsid w:val="00C916CC"/>
    <w:rsid w:val="00C92039"/>
    <w:rsid w:val="00C92170"/>
    <w:rsid w:val="00C922D6"/>
    <w:rsid w:val="00C9231F"/>
    <w:rsid w:val="00C929BA"/>
    <w:rsid w:val="00C92EE0"/>
    <w:rsid w:val="00C930A6"/>
    <w:rsid w:val="00C93457"/>
    <w:rsid w:val="00C939F5"/>
    <w:rsid w:val="00C93BDD"/>
    <w:rsid w:val="00C93CBA"/>
    <w:rsid w:val="00C93EF7"/>
    <w:rsid w:val="00C948B3"/>
    <w:rsid w:val="00C949DC"/>
    <w:rsid w:val="00C94E17"/>
    <w:rsid w:val="00C9517C"/>
    <w:rsid w:val="00C951B5"/>
    <w:rsid w:val="00C95228"/>
    <w:rsid w:val="00C967AC"/>
    <w:rsid w:val="00C9687C"/>
    <w:rsid w:val="00C96B66"/>
    <w:rsid w:val="00C96E25"/>
    <w:rsid w:val="00C9723B"/>
    <w:rsid w:val="00C972A8"/>
    <w:rsid w:val="00C97367"/>
    <w:rsid w:val="00C97F44"/>
    <w:rsid w:val="00CA0508"/>
    <w:rsid w:val="00CA088D"/>
    <w:rsid w:val="00CA090D"/>
    <w:rsid w:val="00CA0A85"/>
    <w:rsid w:val="00CA1103"/>
    <w:rsid w:val="00CA16F3"/>
    <w:rsid w:val="00CA18D3"/>
    <w:rsid w:val="00CA1BBC"/>
    <w:rsid w:val="00CA2489"/>
    <w:rsid w:val="00CA2865"/>
    <w:rsid w:val="00CA28D5"/>
    <w:rsid w:val="00CA2EBF"/>
    <w:rsid w:val="00CA3229"/>
    <w:rsid w:val="00CA332A"/>
    <w:rsid w:val="00CA38F7"/>
    <w:rsid w:val="00CA3F8B"/>
    <w:rsid w:val="00CA458E"/>
    <w:rsid w:val="00CA45CE"/>
    <w:rsid w:val="00CA45EE"/>
    <w:rsid w:val="00CA504D"/>
    <w:rsid w:val="00CA5206"/>
    <w:rsid w:val="00CA5212"/>
    <w:rsid w:val="00CA5308"/>
    <w:rsid w:val="00CA53D0"/>
    <w:rsid w:val="00CA5495"/>
    <w:rsid w:val="00CA57AF"/>
    <w:rsid w:val="00CA57EE"/>
    <w:rsid w:val="00CA5A1F"/>
    <w:rsid w:val="00CA5AE7"/>
    <w:rsid w:val="00CA5B9F"/>
    <w:rsid w:val="00CA5C2E"/>
    <w:rsid w:val="00CA5C33"/>
    <w:rsid w:val="00CA5DB6"/>
    <w:rsid w:val="00CA5E8A"/>
    <w:rsid w:val="00CA602E"/>
    <w:rsid w:val="00CA64CF"/>
    <w:rsid w:val="00CA6641"/>
    <w:rsid w:val="00CA6EF5"/>
    <w:rsid w:val="00CA6F99"/>
    <w:rsid w:val="00CA725E"/>
    <w:rsid w:val="00CA75DE"/>
    <w:rsid w:val="00CA7640"/>
    <w:rsid w:val="00CA7B43"/>
    <w:rsid w:val="00CB067F"/>
    <w:rsid w:val="00CB07A9"/>
    <w:rsid w:val="00CB090B"/>
    <w:rsid w:val="00CB0CDA"/>
    <w:rsid w:val="00CB0CEB"/>
    <w:rsid w:val="00CB160F"/>
    <w:rsid w:val="00CB1736"/>
    <w:rsid w:val="00CB272C"/>
    <w:rsid w:val="00CB306E"/>
    <w:rsid w:val="00CB30AB"/>
    <w:rsid w:val="00CB3E68"/>
    <w:rsid w:val="00CB4341"/>
    <w:rsid w:val="00CB4DB1"/>
    <w:rsid w:val="00CB5531"/>
    <w:rsid w:val="00CB57CC"/>
    <w:rsid w:val="00CB59AA"/>
    <w:rsid w:val="00CB5AAC"/>
    <w:rsid w:val="00CB5C72"/>
    <w:rsid w:val="00CB6053"/>
    <w:rsid w:val="00CB615D"/>
    <w:rsid w:val="00CB62D0"/>
    <w:rsid w:val="00CB6CC6"/>
    <w:rsid w:val="00CB6E61"/>
    <w:rsid w:val="00CB6F5A"/>
    <w:rsid w:val="00CB70AF"/>
    <w:rsid w:val="00CB71E8"/>
    <w:rsid w:val="00CB73C8"/>
    <w:rsid w:val="00CB7A07"/>
    <w:rsid w:val="00CC042F"/>
    <w:rsid w:val="00CC0AA8"/>
    <w:rsid w:val="00CC0F01"/>
    <w:rsid w:val="00CC0FF2"/>
    <w:rsid w:val="00CC1158"/>
    <w:rsid w:val="00CC1219"/>
    <w:rsid w:val="00CC17F6"/>
    <w:rsid w:val="00CC1912"/>
    <w:rsid w:val="00CC2454"/>
    <w:rsid w:val="00CC251C"/>
    <w:rsid w:val="00CC288D"/>
    <w:rsid w:val="00CC2E90"/>
    <w:rsid w:val="00CC302B"/>
    <w:rsid w:val="00CC32BC"/>
    <w:rsid w:val="00CC372E"/>
    <w:rsid w:val="00CC3B2C"/>
    <w:rsid w:val="00CC3B34"/>
    <w:rsid w:val="00CC3D8A"/>
    <w:rsid w:val="00CC3E1B"/>
    <w:rsid w:val="00CC3E60"/>
    <w:rsid w:val="00CC42DF"/>
    <w:rsid w:val="00CC454D"/>
    <w:rsid w:val="00CC4603"/>
    <w:rsid w:val="00CC4810"/>
    <w:rsid w:val="00CC51F5"/>
    <w:rsid w:val="00CC5211"/>
    <w:rsid w:val="00CC544A"/>
    <w:rsid w:val="00CC545A"/>
    <w:rsid w:val="00CC5588"/>
    <w:rsid w:val="00CC573C"/>
    <w:rsid w:val="00CC6330"/>
    <w:rsid w:val="00CC6580"/>
    <w:rsid w:val="00CC679C"/>
    <w:rsid w:val="00CC6909"/>
    <w:rsid w:val="00CC70F8"/>
    <w:rsid w:val="00CC73CB"/>
    <w:rsid w:val="00CC7AB5"/>
    <w:rsid w:val="00CC7B30"/>
    <w:rsid w:val="00CC7CD8"/>
    <w:rsid w:val="00CD0190"/>
    <w:rsid w:val="00CD02FC"/>
    <w:rsid w:val="00CD0337"/>
    <w:rsid w:val="00CD0786"/>
    <w:rsid w:val="00CD0E3F"/>
    <w:rsid w:val="00CD1754"/>
    <w:rsid w:val="00CD19B0"/>
    <w:rsid w:val="00CD1B84"/>
    <w:rsid w:val="00CD211A"/>
    <w:rsid w:val="00CD2200"/>
    <w:rsid w:val="00CD28E7"/>
    <w:rsid w:val="00CD298D"/>
    <w:rsid w:val="00CD29D8"/>
    <w:rsid w:val="00CD34CF"/>
    <w:rsid w:val="00CD3689"/>
    <w:rsid w:val="00CD3792"/>
    <w:rsid w:val="00CD3E32"/>
    <w:rsid w:val="00CD3E36"/>
    <w:rsid w:val="00CD3E58"/>
    <w:rsid w:val="00CD44B3"/>
    <w:rsid w:val="00CD4D10"/>
    <w:rsid w:val="00CD4E42"/>
    <w:rsid w:val="00CD4EB2"/>
    <w:rsid w:val="00CD4FFE"/>
    <w:rsid w:val="00CD535B"/>
    <w:rsid w:val="00CD5413"/>
    <w:rsid w:val="00CD56B1"/>
    <w:rsid w:val="00CD5A1C"/>
    <w:rsid w:val="00CD5D1C"/>
    <w:rsid w:val="00CD5E07"/>
    <w:rsid w:val="00CD5F48"/>
    <w:rsid w:val="00CD6597"/>
    <w:rsid w:val="00CD6646"/>
    <w:rsid w:val="00CD672F"/>
    <w:rsid w:val="00CD6AF2"/>
    <w:rsid w:val="00CD6BE5"/>
    <w:rsid w:val="00CD6C2A"/>
    <w:rsid w:val="00CD6C83"/>
    <w:rsid w:val="00CD6CA5"/>
    <w:rsid w:val="00CD6CEE"/>
    <w:rsid w:val="00CD6F5A"/>
    <w:rsid w:val="00CD702D"/>
    <w:rsid w:val="00CD74D7"/>
    <w:rsid w:val="00CD76FC"/>
    <w:rsid w:val="00CD793C"/>
    <w:rsid w:val="00CD7ACF"/>
    <w:rsid w:val="00CD7C09"/>
    <w:rsid w:val="00CE06B2"/>
    <w:rsid w:val="00CE0828"/>
    <w:rsid w:val="00CE0B1B"/>
    <w:rsid w:val="00CE0D3A"/>
    <w:rsid w:val="00CE0E93"/>
    <w:rsid w:val="00CE0F9F"/>
    <w:rsid w:val="00CE1268"/>
    <w:rsid w:val="00CE1808"/>
    <w:rsid w:val="00CE1A4B"/>
    <w:rsid w:val="00CE1EFB"/>
    <w:rsid w:val="00CE1F2D"/>
    <w:rsid w:val="00CE20C4"/>
    <w:rsid w:val="00CE27A9"/>
    <w:rsid w:val="00CE27AD"/>
    <w:rsid w:val="00CE29A2"/>
    <w:rsid w:val="00CE2AB5"/>
    <w:rsid w:val="00CE2C92"/>
    <w:rsid w:val="00CE2CB1"/>
    <w:rsid w:val="00CE2CDA"/>
    <w:rsid w:val="00CE38CD"/>
    <w:rsid w:val="00CE3ABB"/>
    <w:rsid w:val="00CE3EC4"/>
    <w:rsid w:val="00CE3FC9"/>
    <w:rsid w:val="00CE403D"/>
    <w:rsid w:val="00CE420C"/>
    <w:rsid w:val="00CE45B5"/>
    <w:rsid w:val="00CE45B9"/>
    <w:rsid w:val="00CE49F4"/>
    <w:rsid w:val="00CE50AD"/>
    <w:rsid w:val="00CE516B"/>
    <w:rsid w:val="00CE5356"/>
    <w:rsid w:val="00CE5620"/>
    <w:rsid w:val="00CE5696"/>
    <w:rsid w:val="00CE5A3F"/>
    <w:rsid w:val="00CE5DD0"/>
    <w:rsid w:val="00CE6204"/>
    <w:rsid w:val="00CE6AFC"/>
    <w:rsid w:val="00CE6E5D"/>
    <w:rsid w:val="00CE73FC"/>
    <w:rsid w:val="00CE78CB"/>
    <w:rsid w:val="00CE79E3"/>
    <w:rsid w:val="00CF0070"/>
    <w:rsid w:val="00CF02B6"/>
    <w:rsid w:val="00CF0786"/>
    <w:rsid w:val="00CF0827"/>
    <w:rsid w:val="00CF0B3C"/>
    <w:rsid w:val="00CF0FE3"/>
    <w:rsid w:val="00CF1141"/>
    <w:rsid w:val="00CF1F39"/>
    <w:rsid w:val="00CF2A96"/>
    <w:rsid w:val="00CF2E3F"/>
    <w:rsid w:val="00CF3020"/>
    <w:rsid w:val="00CF3E57"/>
    <w:rsid w:val="00CF4171"/>
    <w:rsid w:val="00CF4441"/>
    <w:rsid w:val="00CF4A5F"/>
    <w:rsid w:val="00CF4B44"/>
    <w:rsid w:val="00CF501C"/>
    <w:rsid w:val="00CF50D9"/>
    <w:rsid w:val="00CF5577"/>
    <w:rsid w:val="00CF561C"/>
    <w:rsid w:val="00CF5797"/>
    <w:rsid w:val="00CF5A09"/>
    <w:rsid w:val="00CF5C28"/>
    <w:rsid w:val="00CF5C86"/>
    <w:rsid w:val="00CF62B1"/>
    <w:rsid w:val="00CF65FB"/>
    <w:rsid w:val="00CF6897"/>
    <w:rsid w:val="00CF6C38"/>
    <w:rsid w:val="00CF6D45"/>
    <w:rsid w:val="00CF71BC"/>
    <w:rsid w:val="00CF7531"/>
    <w:rsid w:val="00CF7535"/>
    <w:rsid w:val="00CF7A59"/>
    <w:rsid w:val="00CF7B7A"/>
    <w:rsid w:val="00D00165"/>
    <w:rsid w:val="00D0050D"/>
    <w:rsid w:val="00D00855"/>
    <w:rsid w:val="00D0092A"/>
    <w:rsid w:val="00D00F04"/>
    <w:rsid w:val="00D00FDD"/>
    <w:rsid w:val="00D0195F"/>
    <w:rsid w:val="00D01BF3"/>
    <w:rsid w:val="00D01DB0"/>
    <w:rsid w:val="00D01FB1"/>
    <w:rsid w:val="00D0206E"/>
    <w:rsid w:val="00D028D3"/>
    <w:rsid w:val="00D029B5"/>
    <w:rsid w:val="00D02AA6"/>
    <w:rsid w:val="00D02BAA"/>
    <w:rsid w:val="00D0326A"/>
    <w:rsid w:val="00D036E2"/>
    <w:rsid w:val="00D03B50"/>
    <w:rsid w:val="00D03C9A"/>
    <w:rsid w:val="00D042E4"/>
    <w:rsid w:val="00D042E7"/>
    <w:rsid w:val="00D0440A"/>
    <w:rsid w:val="00D04559"/>
    <w:rsid w:val="00D04A79"/>
    <w:rsid w:val="00D04D0D"/>
    <w:rsid w:val="00D04D2B"/>
    <w:rsid w:val="00D0579A"/>
    <w:rsid w:val="00D059DE"/>
    <w:rsid w:val="00D05A99"/>
    <w:rsid w:val="00D05DA7"/>
    <w:rsid w:val="00D069B3"/>
    <w:rsid w:val="00D06A5B"/>
    <w:rsid w:val="00D06A61"/>
    <w:rsid w:val="00D06A9A"/>
    <w:rsid w:val="00D06E98"/>
    <w:rsid w:val="00D0744D"/>
    <w:rsid w:val="00D074CB"/>
    <w:rsid w:val="00D0757F"/>
    <w:rsid w:val="00D07DA4"/>
    <w:rsid w:val="00D07F18"/>
    <w:rsid w:val="00D1032C"/>
    <w:rsid w:val="00D1068B"/>
    <w:rsid w:val="00D10CD7"/>
    <w:rsid w:val="00D10F0E"/>
    <w:rsid w:val="00D11041"/>
    <w:rsid w:val="00D111F4"/>
    <w:rsid w:val="00D11748"/>
    <w:rsid w:val="00D11B8F"/>
    <w:rsid w:val="00D11C67"/>
    <w:rsid w:val="00D1306A"/>
    <w:rsid w:val="00D132B2"/>
    <w:rsid w:val="00D132D1"/>
    <w:rsid w:val="00D136D0"/>
    <w:rsid w:val="00D13816"/>
    <w:rsid w:val="00D13F58"/>
    <w:rsid w:val="00D13F80"/>
    <w:rsid w:val="00D1400D"/>
    <w:rsid w:val="00D1407E"/>
    <w:rsid w:val="00D149AE"/>
    <w:rsid w:val="00D14F14"/>
    <w:rsid w:val="00D14F16"/>
    <w:rsid w:val="00D15338"/>
    <w:rsid w:val="00D157BB"/>
    <w:rsid w:val="00D157C2"/>
    <w:rsid w:val="00D15DEE"/>
    <w:rsid w:val="00D1613C"/>
    <w:rsid w:val="00D16AEE"/>
    <w:rsid w:val="00D16EDF"/>
    <w:rsid w:val="00D1738B"/>
    <w:rsid w:val="00D17592"/>
    <w:rsid w:val="00D17869"/>
    <w:rsid w:val="00D17AB4"/>
    <w:rsid w:val="00D17D01"/>
    <w:rsid w:val="00D17F30"/>
    <w:rsid w:val="00D20541"/>
    <w:rsid w:val="00D205E9"/>
    <w:rsid w:val="00D20B6A"/>
    <w:rsid w:val="00D20F18"/>
    <w:rsid w:val="00D20FB9"/>
    <w:rsid w:val="00D2109D"/>
    <w:rsid w:val="00D2132D"/>
    <w:rsid w:val="00D21434"/>
    <w:rsid w:val="00D21DA5"/>
    <w:rsid w:val="00D21F09"/>
    <w:rsid w:val="00D21F53"/>
    <w:rsid w:val="00D228F4"/>
    <w:rsid w:val="00D22A7E"/>
    <w:rsid w:val="00D22D63"/>
    <w:rsid w:val="00D22E2B"/>
    <w:rsid w:val="00D22FDA"/>
    <w:rsid w:val="00D2339C"/>
    <w:rsid w:val="00D23560"/>
    <w:rsid w:val="00D23D83"/>
    <w:rsid w:val="00D23DF5"/>
    <w:rsid w:val="00D24278"/>
    <w:rsid w:val="00D246F9"/>
    <w:rsid w:val="00D24847"/>
    <w:rsid w:val="00D24C40"/>
    <w:rsid w:val="00D24C54"/>
    <w:rsid w:val="00D24CDD"/>
    <w:rsid w:val="00D24D85"/>
    <w:rsid w:val="00D2526A"/>
    <w:rsid w:val="00D252D7"/>
    <w:rsid w:val="00D25639"/>
    <w:rsid w:val="00D25A86"/>
    <w:rsid w:val="00D25AA1"/>
    <w:rsid w:val="00D25AB0"/>
    <w:rsid w:val="00D25AEF"/>
    <w:rsid w:val="00D25C16"/>
    <w:rsid w:val="00D25C33"/>
    <w:rsid w:val="00D2643C"/>
    <w:rsid w:val="00D264D3"/>
    <w:rsid w:val="00D2688B"/>
    <w:rsid w:val="00D26CAF"/>
    <w:rsid w:val="00D26CDE"/>
    <w:rsid w:val="00D27172"/>
    <w:rsid w:val="00D27401"/>
    <w:rsid w:val="00D2741A"/>
    <w:rsid w:val="00D27714"/>
    <w:rsid w:val="00D27FCA"/>
    <w:rsid w:val="00D3045E"/>
    <w:rsid w:val="00D30784"/>
    <w:rsid w:val="00D3082A"/>
    <w:rsid w:val="00D30BF9"/>
    <w:rsid w:val="00D30D2A"/>
    <w:rsid w:val="00D30FBB"/>
    <w:rsid w:val="00D31094"/>
    <w:rsid w:val="00D3140B"/>
    <w:rsid w:val="00D31666"/>
    <w:rsid w:val="00D3185F"/>
    <w:rsid w:val="00D31CAD"/>
    <w:rsid w:val="00D323DC"/>
    <w:rsid w:val="00D32453"/>
    <w:rsid w:val="00D3266B"/>
    <w:rsid w:val="00D3280F"/>
    <w:rsid w:val="00D32842"/>
    <w:rsid w:val="00D32AAF"/>
    <w:rsid w:val="00D3300E"/>
    <w:rsid w:val="00D33450"/>
    <w:rsid w:val="00D33B2F"/>
    <w:rsid w:val="00D33E1E"/>
    <w:rsid w:val="00D3412A"/>
    <w:rsid w:val="00D34A93"/>
    <w:rsid w:val="00D34D15"/>
    <w:rsid w:val="00D34E20"/>
    <w:rsid w:val="00D3515E"/>
    <w:rsid w:val="00D353F4"/>
    <w:rsid w:val="00D35A3F"/>
    <w:rsid w:val="00D35A97"/>
    <w:rsid w:val="00D35CD6"/>
    <w:rsid w:val="00D35E90"/>
    <w:rsid w:val="00D35F8D"/>
    <w:rsid w:val="00D36295"/>
    <w:rsid w:val="00D36563"/>
    <w:rsid w:val="00D3668C"/>
    <w:rsid w:val="00D366E9"/>
    <w:rsid w:val="00D369C0"/>
    <w:rsid w:val="00D36A67"/>
    <w:rsid w:val="00D37227"/>
    <w:rsid w:val="00D377C4"/>
    <w:rsid w:val="00D400D6"/>
    <w:rsid w:val="00D404CB"/>
    <w:rsid w:val="00D406C7"/>
    <w:rsid w:val="00D40F94"/>
    <w:rsid w:val="00D41729"/>
    <w:rsid w:val="00D422B5"/>
    <w:rsid w:val="00D425B8"/>
    <w:rsid w:val="00D42917"/>
    <w:rsid w:val="00D42AB5"/>
    <w:rsid w:val="00D42C71"/>
    <w:rsid w:val="00D42FEC"/>
    <w:rsid w:val="00D4300D"/>
    <w:rsid w:val="00D43088"/>
    <w:rsid w:val="00D430C5"/>
    <w:rsid w:val="00D43763"/>
    <w:rsid w:val="00D43892"/>
    <w:rsid w:val="00D44128"/>
    <w:rsid w:val="00D4427D"/>
    <w:rsid w:val="00D45281"/>
    <w:rsid w:val="00D45A27"/>
    <w:rsid w:val="00D45ADF"/>
    <w:rsid w:val="00D46055"/>
    <w:rsid w:val="00D465DB"/>
    <w:rsid w:val="00D471C7"/>
    <w:rsid w:val="00D47274"/>
    <w:rsid w:val="00D50060"/>
    <w:rsid w:val="00D506E9"/>
    <w:rsid w:val="00D50A45"/>
    <w:rsid w:val="00D50F64"/>
    <w:rsid w:val="00D51686"/>
    <w:rsid w:val="00D516B3"/>
    <w:rsid w:val="00D51D02"/>
    <w:rsid w:val="00D520AE"/>
    <w:rsid w:val="00D52F08"/>
    <w:rsid w:val="00D53827"/>
    <w:rsid w:val="00D53C84"/>
    <w:rsid w:val="00D54056"/>
    <w:rsid w:val="00D54AE7"/>
    <w:rsid w:val="00D54E39"/>
    <w:rsid w:val="00D54F62"/>
    <w:rsid w:val="00D555D7"/>
    <w:rsid w:val="00D556BD"/>
    <w:rsid w:val="00D557BD"/>
    <w:rsid w:val="00D55BB9"/>
    <w:rsid w:val="00D55C97"/>
    <w:rsid w:val="00D55CE0"/>
    <w:rsid w:val="00D56428"/>
    <w:rsid w:val="00D56603"/>
    <w:rsid w:val="00D566A5"/>
    <w:rsid w:val="00D5682B"/>
    <w:rsid w:val="00D56BAE"/>
    <w:rsid w:val="00D56BC3"/>
    <w:rsid w:val="00D56C80"/>
    <w:rsid w:val="00D571AE"/>
    <w:rsid w:val="00D5721A"/>
    <w:rsid w:val="00D575A9"/>
    <w:rsid w:val="00D57663"/>
    <w:rsid w:val="00D576D6"/>
    <w:rsid w:val="00D577F5"/>
    <w:rsid w:val="00D57A87"/>
    <w:rsid w:val="00D57AB1"/>
    <w:rsid w:val="00D6002C"/>
    <w:rsid w:val="00D6051A"/>
    <w:rsid w:val="00D60A47"/>
    <w:rsid w:val="00D60B60"/>
    <w:rsid w:val="00D60F78"/>
    <w:rsid w:val="00D61011"/>
    <w:rsid w:val="00D61051"/>
    <w:rsid w:val="00D611A7"/>
    <w:rsid w:val="00D61239"/>
    <w:rsid w:val="00D61667"/>
    <w:rsid w:val="00D617E2"/>
    <w:rsid w:val="00D61A1B"/>
    <w:rsid w:val="00D61ACA"/>
    <w:rsid w:val="00D61BF0"/>
    <w:rsid w:val="00D61DA7"/>
    <w:rsid w:val="00D61DC7"/>
    <w:rsid w:val="00D61F6F"/>
    <w:rsid w:val="00D6217C"/>
    <w:rsid w:val="00D622F8"/>
    <w:rsid w:val="00D6268C"/>
    <w:rsid w:val="00D626FF"/>
    <w:rsid w:val="00D62AC8"/>
    <w:rsid w:val="00D62DD1"/>
    <w:rsid w:val="00D631DA"/>
    <w:rsid w:val="00D63806"/>
    <w:rsid w:val="00D63BF4"/>
    <w:rsid w:val="00D63F6E"/>
    <w:rsid w:val="00D641B5"/>
    <w:rsid w:val="00D6421F"/>
    <w:rsid w:val="00D64287"/>
    <w:rsid w:val="00D6428B"/>
    <w:rsid w:val="00D64890"/>
    <w:rsid w:val="00D648A8"/>
    <w:rsid w:val="00D64BED"/>
    <w:rsid w:val="00D64E12"/>
    <w:rsid w:val="00D654E5"/>
    <w:rsid w:val="00D65926"/>
    <w:rsid w:val="00D6607B"/>
    <w:rsid w:val="00D66115"/>
    <w:rsid w:val="00D66979"/>
    <w:rsid w:val="00D670F7"/>
    <w:rsid w:val="00D67799"/>
    <w:rsid w:val="00D677A1"/>
    <w:rsid w:val="00D67D1E"/>
    <w:rsid w:val="00D67E42"/>
    <w:rsid w:val="00D700D6"/>
    <w:rsid w:val="00D7023A"/>
    <w:rsid w:val="00D702D6"/>
    <w:rsid w:val="00D70453"/>
    <w:rsid w:val="00D704BE"/>
    <w:rsid w:val="00D70605"/>
    <w:rsid w:val="00D7071C"/>
    <w:rsid w:val="00D7080B"/>
    <w:rsid w:val="00D70BD4"/>
    <w:rsid w:val="00D715F6"/>
    <w:rsid w:val="00D71DA4"/>
    <w:rsid w:val="00D71EE4"/>
    <w:rsid w:val="00D7216A"/>
    <w:rsid w:val="00D729DB"/>
    <w:rsid w:val="00D72AD2"/>
    <w:rsid w:val="00D72B27"/>
    <w:rsid w:val="00D72B35"/>
    <w:rsid w:val="00D73903"/>
    <w:rsid w:val="00D73E76"/>
    <w:rsid w:val="00D7410E"/>
    <w:rsid w:val="00D7417F"/>
    <w:rsid w:val="00D742F2"/>
    <w:rsid w:val="00D7455B"/>
    <w:rsid w:val="00D75064"/>
    <w:rsid w:val="00D75122"/>
    <w:rsid w:val="00D75435"/>
    <w:rsid w:val="00D757DB"/>
    <w:rsid w:val="00D7587F"/>
    <w:rsid w:val="00D75DD6"/>
    <w:rsid w:val="00D75E4C"/>
    <w:rsid w:val="00D75F49"/>
    <w:rsid w:val="00D75FBE"/>
    <w:rsid w:val="00D76324"/>
    <w:rsid w:val="00D769BF"/>
    <w:rsid w:val="00D76D1C"/>
    <w:rsid w:val="00D76F35"/>
    <w:rsid w:val="00D76F74"/>
    <w:rsid w:val="00D7720F"/>
    <w:rsid w:val="00D774FC"/>
    <w:rsid w:val="00D77B99"/>
    <w:rsid w:val="00D807C6"/>
    <w:rsid w:val="00D80D79"/>
    <w:rsid w:val="00D814FF"/>
    <w:rsid w:val="00D81C3B"/>
    <w:rsid w:val="00D824CB"/>
    <w:rsid w:val="00D8270D"/>
    <w:rsid w:val="00D829ED"/>
    <w:rsid w:val="00D82BC8"/>
    <w:rsid w:val="00D82D49"/>
    <w:rsid w:val="00D83032"/>
    <w:rsid w:val="00D83052"/>
    <w:rsid w:val="00D83146"/>
    <w:rsid w:val="00D83328"/>
    <w:rsid w:val="00D837BB"/>
    <w:rsid w:val="00D8383F"/>
    <w:rsid w:val="00D839B3"/>
    <w:rsid w:val="00D83BD8"/>
    <w:rsid w:val="00D83CAF"/>
    <w:rsid w:val="00D83D94"/>
    <w:rsid w:val="00D84007"/>
    <w:rsid w:val="00D842A9"/>
    <w:rsid w:val="00D843ED"/>
    <w:rsid w:val="00D8458B"/>
    <w:rsid w:val="00D847C7"/>
    <w:rsid w:val="00D8493F"/>
    <w:rsid w:val="00D84C90"/>
    <w:rsid w:val="00D84CD9"/>
    <w:rsid w:val="00D84FDC"/>
    <w:rsid w:val="00D8531B"/>
    <w:rsid w:val="00D85577"/>
    <w:rsid w:val="00D85890"/>
    <w:rsid w:val="00D859BD"/>
    <w:rsid w:val="00D85E17"/>
    <w:rsid w:val="00D86299"/>
    <w:rsid w:val="00D86309"/>
    <w:rsid w:val="00D86465"/>
    <w:rsid w:val="00D864DE"/>
    <w:rsid w:val="00D86656"/>
    <w:rsid w:val="00D86928"/>
    <w:rsid w:val="00D86ABB"/>
    <w:rsid w:val="00D8703B"/>
    <w:rsid w:val="00D873B0"/>
    <w:rsid w:val="00D900DD"/>
    <w:rsid w:val="00D90503"/>
    <w:rsid w:val="00D90785"/>
    <w:rsid w:val="00D9083D"/>
    <w:rsid w:val="00D9090E"/>
    <w:rsid w:val="00D90AC2"/>
    <w:rsid w:val="00D90B43"/>
    <w:rsid w:val="00D90D04"/>
    <w:rsid w:val="00D90E25"/>
    <w:rsid w:val="00D90F6E"/>
    <w:rsid w:val="00D9112F"/>
    <w:rsid w:val="00D917CE"/>
    <w:rsid w:val="00D9188F"/>
    <w:rsid w:val="00D91C44"/>
    <w:rsid w:val="00D92068"/>
    <w:rsid w:val="00D92273"/>
    <w:rsid w:val="00D92400"/>
    <w:rsid w:val="00D925BC"/>
    <w:rsid w:val="00D92759"/>
    <w:rsid w:val="00D92824"/>
    <w:rsid w:val="00D92B10"/>
    <w:rsid w:val="00D92E5F"/>
    <w:rsid w:val="00D930CE"/>
    <w:rsid w:val="00D9367D"/>
    <w:rsid w:val="00D939AA"/>
    <w:rsid w:val="00D93AC3"/>
    <w:rsid w:val="00D943AE"/>
    <w:rsid w:val="00D94C55"/>
    <w:rsid w:val="00D94CD0"/>
    <w:rsid w:val="00D95109"/>
    <w:rsid w:val="00D9530C"/>
    <w:rsid w:val="00D95449"/>
    <w:rsid w:val="00D95563"/>
    <w:rsid w:val="00D95577"/>
    <w:rsid w:val="00D956B6"/>
    <w:rsid w:val="00D95C7F"/>
    <w:rsid w:val="00D95CA7"/>
    <w:rsid w:val="00D96580"/>
    <w:rsid w:val="00D96FD0"/>
    <w:rsid w:val="00DA0639"/>
    <w:rsid w:val="00DA0B7D"/>
    <w:rsid w:val="00DA0E66"/>
    <w:rsid w:val="00DA12AF"/>
    <w:rsid w:val="00DA1656"/>
    <w:rsid w:val="00DA1FBD"/>
    <w:rsid w:val="00DA229E"/>
    <w:rsid w:val="00DA23DE"/>
    <w:rsid w:val="00DA2401"/>
    <w:rsid w:val="00DA2588"/>
    <w:rsid w:val="00DA295F"/>
    <w:rsid w:val="00DA29AA"/>
    <w:rsid w:val="00DA2A18"/>
    <w:rsid w:val="00DA3060"/>
    <w:rsid w:val="00DA3246"/>
    <w:rsid w:val="00DA3410"/>
    <w:rsid w:val="00DA3921"/>
    <w:rsid w:val="00DA3A9A"/>
    <w:rsid w:val="00DA3B1A"/>
    <w:rsid w:val="00DA3B77"/>
    <w:rsid w:val="00DA46B4"/>
    <w:rsid w:val="00DA4941"/>
    <w:rsid w:val="00DA4BE1"/>
    <w:rsid w:val="00DA4EDE"/>
    <w:rsid w:val="00DA502E"/>
    <w:rsid w:val="00DA517B"/>
    <w:rsid w:val="00DA5461"/>
    <w:rsid w:val="00DA5731"/>
    <w:rsid w:val="00DA5E6C"/>
    <w:rsid w:val="00DA630A"/>
    <w:rsid w:val="00DA65D6"/>
    <w:rsid w:val="00DA6785"/>
    <w:rsid w:val="00DA6C7C"/>
    <w:rsid w:val="00DA75A5"/>
    <w:rsid w:val="00DA7808"/>
    <w:rsid w:val="00DA7883"/>
    <w:rsid w:val="00DB0C00"/>
    <w:rsid w:val="00DB0E0E"/>
    <w:rsid w:val="00DB0E48"/>
    <w:rsid w:val="00DB11EC"/>
    <w:rsid w:val="00DB15C2"/>
    <w:rsid w:val="00DB15F5"/>
    <w:rsid w:val="00DB18B0"/>
    <w:rsid w:val="00DB193C"/>
    <w:rsid w:val="00DB1A29"/>
    <w:rsid w:val="00DB296F"/>
    <w:rsid w:val="00DB29A8"/>
    <w:rsid w:val="00DB2AB3"/>
    <w:rsid w:val="00DB2ABE"/>
    <w:rsid w:val="00DB2C7E"/>
    <w:rsid w:val="00DB377F"/>
    <w:rsid w:val="00DB3986"/>
    <w:rsid w:val="00DB3DE5"/>
    <w:rsid w:val="00DB3FFA"/>
    <w:rsid w:val="00DB4266"/>
    <w:rsid w:val="00DB44A8"/>
    <w:rsid w:val="00DB4C83"/>
    <w:rsid w:val="00DB4C99"/>
    <w:rsid w:val="00DB4CE3"/>
    <w:rsid w:val="00DB4E51"/>
    <w:rsid w:val="00DB4EF5"/>
    <w:rsid w:val="00DB4F61"/>
    <w:rsid w:val="00DB52F2"/>
    <w:rsid w:val="00DB530F"/>
    <w:rsid w:val="00DB540F"/>
    <w:rsid w:val="00DB5518"/>
    <w:rsid w:val="00DB5A09"/>
    <w:rsid w:val="00DB5D93"/>
    <w:rsid w:val="00DB6195"/>
    <w:rsid w:val="00DB6606"/>
    <w:rsid w:val="00DB663D"/>
    <w:rsid w:val="00DB66FF"/>
    <w:rsid w:val="00DB6862"/>
    <w:rsid w:val="00DB6B4C"/>
    <w:rsid w:val="00DB6E89"/>
    <w:rsid w:val="00DB7004"/>
    <w:rsid w:val="00DB715E"/>
    <w:rsid w:val="00DB7611"/>
    <w:rsid w:val="00DB7DA0"/>
    <w:rsid w:val="00DC03E1"/>
    <w:rsid w:val="00DC0458"/>
    <w:rsid w:val="00DC0D03"/>
    <w:rsid w:val="00DC115E"/>
    <w:rsid w:val="00DC1D1C"/>
    <w:rsid w:val="00DC1D78"/>
    <w:rsid w:val="00DC270E"/>
    <w:rsid w:val="00DC279F"/>
    <w:rsid w:val="00DC2D4D"/>
    <w:rsid w:val="00DC479A"/>
    <w:rsid w:val="00DC48D4"/>
    <w:rsid w:val="00DC4AC2"/>
    <w:rsid w:val="00DC4B5E"/>
    <w:rsid w:val="00DC52CC"/>
    <w:rsid w:val="00DC56FF"/>
    <w:rsid w:val="00DC5933"/>
    <w:rsid w:val="00DC5AF9"/>
    <w:rsid w:val="00DC5EBF"/>
    <w:rsid w:val="00DC5F45"/>
    <w:rsid w:val="00DC652C"/>
    <w:rsid w:val="00DC65C0"/>
    <w:rsid w:val="00DC6C0B"/>
    <w:rsid w:val="00DC6CB8"/>
    <w:rsid w:val="00DC6EA0"/>
    <w:rsid w:val="00DC7533"/>
    <w:rsid w:val="00DC76FB"/>
    <w:rsid w:val="00DC78AC"/>
    <w:rsid w:val="00DC7F40"/>
    <w:rsid w:val="00DD06FD"/>
    <w:rsid w:val="00DD14A6"/>
    <w:rsid w:val="00DD18A6"/>
    <w:rsid w:val="00DD1E50"/>
    <w:rsid w:val="00DD1ED9"/>
    <w:rsid w:val="00DD2CAC"/>
    <w:rsid w:val="00DD310E"/>
    <w:rsid w:val="00DD3258"/>
    <w:rsid w:val="00DD353A"/>
    <w:rsid w:val="00DD421C"/>
    <w:rsid w:val="00DD42E5"/>
    <w:rsid w:val="00DD4B09"/>
    <w:rsid w:val="00DD4EB1"/>
    <w:rsid w:val="00DD4FA7"/>
    <w:rsid w:val="00DD55F0"/>
    <w:rsid w:val="00DD5735"/>
    <w:rsid w:val="00DD5757"/>
    <w:rsid w:val="00DD5961"/>
    <w:rsid w:val="00DD684E"/>
    <w:rsid w:val="00DD7280"/>
    <w:rsid w:val="00DD79C6"/>
    <w:rsid w:val="00DD79F9"/>
    <w:rsid w:val="00DD7A2A"/>
    <w:rsid w:val="00DE016A"/>
    <w:rsid w:val="00DE01F7"/>
    <w:rsid w:val="00DE0707"/>
    <w:rsid w:val="00DE07FD"/>
    <w:rsid w:val="00DE08D1"/>
    <w:rsid w:val="00DE0BBB"/>
    <w:rsid w:val="00DE0F0A"/>
    <w:rsid w:val="00DE13DF"/>
    <w:rsid w:val="00DE1449"/>
    <w:rsid w:val="00DE15FF"/>
    <w:rsid w:val="00DE1B72"/>
    <w:rsid w:val="00DE1D0F"/>
    <w:rsid w:val="00DE27FF"/>
    <w:rsid w:val="00DE2820"/>
    <w:rsid w:val="00DE2B53"/>
    <w:rsid w:val="00DE2EB2"/>
    <w:rsid w:val="00DE2F30"/>
    <w:rsid w:val="00DE306B"/>
    <w:rsid w:val="00DE3BFF"/>
    <w:rsid w:val="00DE3D13"/>
    <w:rsid w:val="00DE3D8E"/>
    <w:rsid w:val="00DE3E4D"/>
    <w:rsid w:val="00DE47C0"/>
    <w:rsid w:val="00DE4810"/>
    <w:rsid w:val="00DE48EA"/>
    <w:rsid w:val="00DE5F8D"/>
    <w:rsid w:val="00DE6296"/>
    <w:rsid w:val="00DE6704"/>
    <w:rsid w:val="00DE72F1"/>
    <w:rsid w:val="00DE7376"/>
    <w:rsid w:val="00DE760E"/>
    <w:rsid w:val="00DE78B4"/>
    <w:rsid w:val="00DE7942"/>
    <w:rsid w:val="00DE7ABB"/>
    <w:rsid w:val="00DF0017"/>
    <w:rsid w:val="00DF0CA0"/>
    <w:rsid w:val="00DF1582"/>
    <w:rsid w:val="00DF158B"/>
    <w:rsid w:val="00DF15C7"/>
    <w:rsid w:val="00DF16A3"/>
    <w:rsid w:val="00DF1AC7"/>
    <w:rsid w:val="00DF25F5"/>
    <w:rsid w:val="00DF2A47"/>
    <w:rsid w:val="00DF2C3D"/>
    <w:rsid w:val="00DF2C42"/>
    <w:rsid w:val="00DF2D62"/>
    <w:rsid w:val="00DF346B"/>
    <w:rsid w:val="00DF358B"/>
    <w:rsid w:val="00DF3F41"/>
    <w:rsid w:val="00DF4263"/>
    <w:rsid w:val="00DF43A8"/>
    <w:rsid w:val="00DF4D17"/>
    <w:rsid w:val="00DF4D5A"/>
    <w:rsid w:val="00DF5258"/>
    <w:rsid w:val="00DF55F6"/>
    <w:rsid w:val="00DF620E"/>
    <w:rsid w:val="00DF62C3"/>
    <w:rsid w:val="00DF649A"/>
    <w:rsid w:val="00DF731D"/>
    <w:rsid w:val="00DF7689"/>
    <w:rsid w:val="00DF76B8"/>
    <w:rsid w:val="00DF76CF"/>
    <w:rsid w:val="00DF790B"/>
    <w:rsid w:val="00DF7A2A"/>
    <w:rsid w:val="00DF7B0A"/>
    <w:rsid w:val="00E0000F"/>
    <w:rsid w:val="00E000C3"/>
    <w:rsid w:val="00E001E1"/>
    <w:rsid w:val="00E00266"/>
    <w:rsid w:val="00E006E7"/>
    <w:rsid w:val="00E00B0E"/>
    <w:rsid w:val="00E00E0B"/>
    <w:rsid w:val="00E00E6A"/>
    <w:rsid w:val="00E00EC8"/>
    <w:rsid w:val="00E0154B"/>
    <w:rsid w:val="00E020C7"/>
    <w:rsid w:val="00E022F7"/>
    <w:rsid w:val="00E02742"/>
    <w:rsid w:val="00E027A6"/>
    <w:rsid w:val="00E02823"/>
    <w:rsid w:val="00E02AD8"/>
    <w:rsid w:val="00E02C1D"/>
    <w:rsid w:val="00E02E5E"/>
    <w:rsid w:val="00E03257"/>
    <w:rsid w:val="00E03C54"/>
    <w:rsid w:val="00E03F09"/>
    <w:rsid w:val="00E03F6D"/>
    <w:rsid w:val="00E04134"/>
    <w:rsid w:val="00E04D1E"/>
    <w:rsid w:val="00E04DEA"/>
    <w:rsid w:val="00E04E97"/>
    <w:rsid w:val="00E05590"/>
    <w:rsid w:val="00E05999"/>
    <w:rsid w:val="00E06038"/>
    <w:rsid w:val="00E0613C"/>
    <w:rsid w:val="00E06538"/>
    <w:rsid w:val="00E0663C"/>
    <w:rsid w:val="00E066EF"/>
    <w:rsid w:val="00E06B37"/>
    <w:rsid w:val="00E07157"/>
    <w:rsid w:val="00E10B4B"/>
    <w:rsid w:val="00E11418"/>
    <w:rsid w:val="00E11E16"/>
    <w:rsid w:val="00E11FDE"/>
    <w:rsid w:val="00E1249E"/>
    <w:rsid w:val="00E12CEE"/>
    <w:rsid w:val="00E12F36"/>
    <w:rsid w:val="00E13055"/>
    <w:rsid w:val="00E1315D"/>
    <w:rsid w:val="00E13360"/>
    <w:rsid w:val="00E1381F"/>
    <w:rsid w:val="00E13879"/>
    <w:rsid w:val="00E1429B"/>
    <w:rsid w:val="00E14A70"/>
    <w:rsid w:val="00E14AAB"/>
    <w:rsid w:val="00E14AC8"/>
    <w:rsid w:val="00E14BAC"/>
    <w:rsid w:val="00E14C97"/>
    <w:rsid w:val="00E151F0"/>
    <w:rsid w:val="00E15412"/>
    <w:rsid w:val="00E154BD"/>
    <w:rsid w:val="00E15944"/>
    <w:rsid w:val="00E159D5"/>
    <w:rsid w:val="00E15F83"/>
    <w:rsid w:val="00E16258"/>
    <w:rsid w:val="00E164E4"/>
    <w:rsid w:val="00E164F1"/>
    <w:rsid w:val="00E16874"/>
    <w:rsid w:val="00E169EF"/>
    <w:rsid w:val="00E1725F"/>
    <w:rsid w:val="00E174F2"/>
    <w:rsid w:val="00E17585"/>
    <w:rsid w:val="00E1789A"/>
    <w:rsid w:val="00E179BD"/>
    <w:rsid w:val="00E17FBF"/>
    <w:rsid w:val="00E20AE1"/>
    <w:rsid w:val="00E20AF1"/>
    <w:rsid w:val="00E20B46"/>
    <w:rsid w:val="00E20C9E"/>
    <w:rsid w:val="00E20F7E"/>
    <w:rsid w:val="00E21074"/>
    <w:rsid w:val="00E21784"/>
    <w:rsid w:val="00E217A2"/>
    <w:rsid w:val="00E218FC"/>
    <w:rsid w:val="00E21B44"/>
    <w:rsid w:val="00E21BFB"/>
    <w:rsid w:val="00E21E5A"/>
    <w:rsid w:val="00E220B3"/>
    <w:rsid w:val="00E220F1"/>
    <w:rsid w:val="00E222D8"/>
    <w:rsid w:val="00E22388"/>
    <w:rsid w:val="00E22A34"/>
    <w:rsid w:val="00E22A93"/>
    <w:rsid w:val="00E22FAD"/>
    <w:rsid w:val="00E234F7"/>
    <w:rsid w:val="00E235D0"/>
    <w:rsid w:val="00E23F38"/>
    <w:rsid w:val="00E24318"/>
    <w:rsid w:val="00E24366"/>
    <w:rsid w:val="00E2483C"/>
    <w:rsid w:val="00E24B5D"/>
    <w:rsid w:val="00E24BA2"/>
    <w:rsid w:val="00E25142"/>
    <w:rsid w:val="00E26086"/>
    <w:rsid w:val="00E26364"/>
    <w:rsid w:val="00E268AA"/>
    <w:rsid w:val="00E26CD1"/>
    <w:rsid w:val="00E26F98"/>
    <w:rsid w:val="00E270F5"/>
    <w:rsid w:val="00E274CF"/>
    <w:rsid w:val="00E27618"/>
    <w:rsid w:val="00E27887"/>
    <w:rsid w:val="00E279AC"/>
    <w:rsid w:val="00E301CE"/>
    <w:rsid w:val="00E30408"/>
    <w:rsid w:val="00E30568"/>
    <w:rsid w:val="00E305BF"/>
    <w:rsid w:val="00E3062E"/>
    <w:rsid w:val="00E30B7C"/>
    <w:rsid w:val="00E30ECA"/>
    <w:rsid w:val="00E30FD9"/>
    <w:rsid w:val="00E31692"/>
    <w:rsid w:val="00E31A1F"/>
    <w:rsid w:val="00E31E62"/>
    <w:rsid w:val="00E3223F"/>
    <w:rsid w:val="00E32A38"/>
    <w:rsid w:val="00E32AD3"/>
    <w:rsid w:val="00E32B8E"/>
    <w:rsid w:val="00E33534"/>
    <w:rsid w:val="00E337BA"/>
    <w:rsid w:val="00E33A76"/>
    <w:rsid w:val="00E33CBE"/>
    <w:rsid w:val="00E341B2"/>
    <w:rsid w:val="00E342A9"/>
    <w:rsid w:val="00E348D8"/>
    <w:rsid w:val="00E34C0D"/>
    <w:rsid w:val="00E34D05"/>
    <w:rsid w:val="00E35060"/>
    <w:rsid w:val="00E35785"/>
    <w:rsid w:val="00E35863"/>
    <w:rsid w:val="00E35A2B"/>
    <w:rsid w:val="00E35CBD"/>
    <w:rsid w:val="00E36772"/>
    <w:rsid w:val="00E36C0F"/>
    <w:rsid w:val="00E36C45"/>
    <w:rsid w:val="00E36E2E"/>
    <w:rsid w:val="00E374A5"/>
    <w:rsid w:val="00E37797"/>
    <w:rsid w:val="00E377FB"/>
    <w:rsid w:val="00E37920"/>
    <w:rsid w:val="00E402B7"/>
    <w:rsid w:val="00E40491"/>
    <w:rsid w:val="00E4086F"/>
    <w:rsid w:val="00E40BAA"/>
    <w:rsid w:val="00E40E19"/>
    <w:rsid w:val="00E40E65"/>
    <w:rsid w:val="00E41581"/>
    <w:rsid w:val="00E4175D"/>
    <w:rsid w:val="00E4180C"/>
    <w:rsid w:val="00E41C99"/>
    <w:rsid w:val="00E41DBB"/>
    <w:rsid w:val="00E4279A"/>
    <w:rsid w:val="00E427CB"/>
    <w:rsid w:val="00E42A03"/>
    <w:rsid w:val="00E42A6C"/>
    <w:rsid w:val="00E42B2A"/>
    <w:rsid w:val="00E431AF"/>
    <w:rsid w:val="00E436AE"/>
    <w:rsid w:val="00E436BA"/>
    <w:rsid w:val="00E438A5"/>
    <w:rsid w:val="00E439AF"/>
    <w:rsid w:val="00E43A1B"/>
    <w:rsid w:val="00E43B6A"/>
    <w:rsid w:val="00E43D31"/>
    <w:rsid w:val="00E43E93"/>
    <w:rsid w:val="00E44185"/>
    <w:rsid w:val="00E442DE"/>
    <w:rsid w:val="00E442F4"/>
    <w:rsid w:val="00E443C4"/>
    <w:rsid w:val="00E44569"/>
    <w:rsid w:val="00E446CC"/>
    <w:rsid w:val="00E4488D"/>
    <w:rsid w:val="00E44A27"/>
    <w:rsid w:val="00E44DAF"/>
    <w:rsid w:val="00E44E78"/>
    <w:rsid w:val="00E45021"/>
    <w:rsid w:val="00E45196"/>
    <w:rsid w:val="00E458FB"/>
    <w:rsid w:val="00E45C7E"/>
    <w:rsid w:val="00E463B3"/>
    <w:rsid w:val="00E463BF"/>
    <w:rsid w:val="00E46655"/>
    <w:rsid w:val="00E4697B"/>
    <w:rsid w:val="00E47530"/>
    <w:rsid w:val="00E475F0"/>
    <w:rsid w:val="00E500F3"/>
    <w:rsid w:val="00E50541"/>
    <w:rsid w:val="00E507E2"/>
    <w:rsid w:val="00E50C07"/>
    <w:rsid w:val="00E512F6"/>
    <w:rsid w:val="00E513E5"/>
    <w:rsid w:val="00E513F3"/>
    <w:rsid w:val="00E515FC"/>
    <w:rsid w:val="00E520E5"/>
    <w:rsid w:val="00E5231D"/>
    <w:rsid w:val="00E53759"/>
    <w:rsid w:val="00E537EF"/>
    <w:rsid w:val="00E53A87"/>
    <w:rsid w:val="00E53C75"/>
    <w:rsid w:val="00E53E47"/>
    <w:rsid w:val="00E54150"/>
    <w:rsid w:val="00E5453A"/>
    <w:rsid w:val="00E547A1"/>
    <w:rsid w:val="00E547F6"/>
    <w:rsid w:val="00E54ED9"/>
    <w:rsid w:val="00E553BC"/>
    <w:rsid w:val="00E5549C"/>
    <w:rsid w:val="00E555A5"/>
    <w:rsid w:val="00E55EE2"/>
    <w:rsid w:val="00E5606F"/>
    <w:rsid w:val="00E56478"/>
    <w:rsid w:val="00E5656F"/>
    <w:rsid w:val="00E56939"/>
    <w:rsid w:val="00E56B0F"/>
    <w:rsid w:val="00E56C69"/>
    <w:rsid w:val="00E57950"/>
    <w:rsid w:val="00E57A2B"/>
    <w:rsid w:val="00E57EF8"/>
    <w:rsid w:val="00E60135"/>
    <w:rsid w:val="00E6072E"/>
    <w:rsid w:val="00E60FD4"/>
    <w:rsid w:val="00E61750"/>
    <w:rsid w:val="00E61A38"/>
    <w:rsid w:val="00E61ECC"/>
    <w:rsid w:val="00E61F94"/>
    <w:rsid w:val="00E621A0"/>
    <w:rsid w:val="00E62544"/>
    <w:rsid w:val="00E62553"/>
    <w:rsid w:val="00E6255B"/>
    <w:rsid w:val="00E62C5B"/>
    <w:rsid w:val="00E62E8A"/>
    <w:rsid w:val="00E63AC9"/>
    <w:rsid w:val="00E643C3"/>
    <w:rsid w:val="00E64E79"/>
    <w:rsid w:val="00E6509F"/>
    <w:rsid w:val="00E65A01"/>
    <w:rsid w:val="00E65D95"/>
    <w:rsid w:val="00E66269"/>
    <w:rsid w:val="00E662A8"/>
    <w:rsid w:val="00E66703"/>
    <w:rsid w:val="00E67467"/>
    <w:rsid w:val="00E675F4"/>
    <w:rsid w:val="00E67782"/>
    <w:rsid w:val="00E67898"/>
    <w:rsid w:val="00E67B4B"/>
    <w:rsid w:val="00E67D13"/>
    <w:rsid w:val="00E67EDD"/>
    <w:rsid w:val="00E70214"/>
    <w:rsid w:val="00E704FC"/>
    <w:rsid w:val="00E707E7"/>
    <w:rsid w:val="00E71257"/>
    <w:rsid w:val="00E71440"/>
    <w:rsid w:val="00E71A63"/>
    <w:rsid w:val="00E722F3"/>
    <w:rsid w:val="00E72594"/>
    <w:rsid w:val="00E7264A"/>
    <w:rsid w:val="00E72A58"/>
    <w:rsid w:val="00E73227"/>
    <w:rsid w:val="00E73514"/>
    <w:rsid w:val="00E738DF"/>
    <w:rsid w:val="00E738FC"/>
    <w:rsid w:val="00E73BED"/>
    <w:rsid w:val="00E73E31"/>
    <w:rsid w:val="00E73E79"/>
    <w:rsid w:val="00E73F08"/>
    <w:rsid w:val="00E7411E"/>
    <w:rsid w:val="00E7435E"/>
    <w:rsid w:val="00E74B8F"/>
    <w:rsid w:val="00E75267"/>
    <w:rsid w:val="00E754F6"/>
    <w:rsid w:val="00E755E6"/>
    <w:rsid w:val="00E757FB"/>
    <w:rsid w:val="00E75F0E"/>
    <w:rsid w:val="00E75F4D"/>
    <w:rsid w:val="00E764F2"/>
    <w:rsid w:val="00E76600"/>
    <w:rsid w:val="00E76D15"/>
    <w:rsid w:val="00E7710D"/>
    <w:rsid w:val="00E772F5"/>
    <w:rsid w:val="00E777BA"/>
    <w:rsid w:val="00E77891"/>
    <w:rsid w:val="00E77A47"/>
    <w:rsid w:val="00E77B00"/>
    <w:rsid w:val="00E77B01"/>
    <w:rsid w:val="00E77C07"/>
    <w:rsid w:val="00E77FDA"/>
    <w:rsid w:val="00E80102"/>
    <w:rsid w:val="00E802E7"/>
    <w:rsid w:val="00E80474"/>
    <w:rsid w:val="00E80659"/>
    <w:rsid w:val="00E81118"/>
    <w:rsid w:val="00E811B9"/>
    <w:rsid w:val="00E81387"/>
    <w:rsid w:val="00E818C5"/>
    <w:rsid w:val="00E818C8"/>
    <w:rsid w:val="00E8197A"/>
    <w:rsid w:val="00E81ADE"/>
    <w:rsid w:val="00E81C51"/>
    <w:rsid w:val="00E8231C"/>
    <w:rsid w:val="00E82ACE"/>
    <w:rsid w:val="00E8300E"/>
    <w:rsid w:val="00E83419"/>
    <w:rsid w:val="00E8350E"/>
    <w:rsid w:val="00E844A2"/>
    <w:rsid w:val="00E844AF"/>
    <w:rsid w:val="00E84675"/>
    <w:rsid w:val="00E84E92"/>
    <w:rsid w:val="00E85C0A"/>
    <w:rsid w:val="00E861A3"/>
    <w:rsid w:val="00E866C4"/>
    <w:rsid w:val="00E867F3"/>
    <w:rsid w:val="00E86BE6"/>
    <w:rsid w:val="00E86F12"/>
    <w:rsid w:val="00E87876"/>
    <w:rsid w:val="00E87A90"/>
    <w:rsid w:val="00E87D54"/>
    <w:rsid w:val="00E87FBD"/>
    <w:rsid w:val="00E87FF4"/>
    <w:rsid w:val="00E90042"/>
    <w:rsid w:val="00E90593"/>
    <w:rsid w:val="00E9085C"/>
    <w:rsid w:val="00E90975"/>
    <w:rsid w:val="00E90FDA"/>
    <w:rsid w:val="00E91BB4"/>
    <w:rsid w:val="00E91C43"/>
    <w:rsid w:val="00E92471"/>
    <w:rsid w:val="00E92527"/>
    <w:rsid w:val="00E926C2"/>
    <w:rsid w:val="00E92769"/>
    <w:rsid w:val="00E93122"/>
    <w:rsid w:val="00E9363F"/>
    <w:rsid w:val="00E93737"/>
    <w:rsid w:val="00E938F4"/>
    <w:rsid w:val="00E93A50"/>
    <w:rsid w:val="00E94143"/>
    <w:rsid w:val="00E941DF"/>
    <w:rsid w:val="00E9436F"/>
    <w:rsid w:val="00E94526"/>
    <w:rsid w:val="00E94564"/>
    <w:rsid w:val="00E94DE1"/>
    <w:rsid w:val="00E9583A"/>
    <w:rsid w:val="00E958A0"/>
    <w:rsid w:val="00E9602F"/>
    <w:rsid w:val="00E960D7"/>
    <w:rsid w:val="00E966DD"/>
    <w:rsid w:val="00E96989"/>
    <w:rsid w:val="00E96BD8"/>
    <w:rsid w:val="00E96DF4"/>
    <w:rsid w:val="00E973B4"/>
    <w:rsid w:val="00E9789A"/>
    <w:rsid w:val="00EA0B5A"/>
    <w:rsid w:val="00EA0B8F"/>
    <w:rsid w:val="00EA0F05"/>
    <w:rsid w:val="00EA138D"/>
    <w:rsid w:val="00EA1467"/>
    <w:rsid w:val="00EA1FF4"/>
    <w:rsid w:val="00EA23F8"/>
    <w:rsid w:val="00EA2628"/>
    <w:rsid w:val="00EA2D0A"/>
    <w:rsid w:val="00EA32FD"/>
    <w:rsid w:val="00EA3670"/>
    <w:rsid w:val="00EA3C77"/>
    <w:rsid w:val="00EA3DF5"/>
    <w:rsid w:val="00EA51EA"/>
    <w:rsid w:val="00EA52DC"/>
    <w:rsid w:val="00EA59CF"/>
    <w:rsid w:val="00EA5B48"/>
    <w:rsid w:val="00EA5C1C"/>
    <w:rsid w:val="00EA5DAF"/>
    <w:rsid w:val="00EA5E3A"/>
    <w:rsid w:val="00EA5E6D"/>
    <w:rsid w:val="00EA6562"/>
    <w:rsid w:val="00EA668B"/>
    <w:rsid w:val="00EA6953"/>
    <w:rsid w:val="00EA6B3A"/>
    <w:rsid w:val="00EA6CBE"/>
    <w:rsid w:val="00EA6D01"/>
    <w:rsid w:val="00EA6D80"/>
    <w:rsid w:val="00EA77FD"/>
    <w:rsid w:val="00EA788A"/>
    <w:rsid w:val="00EA7977"/>
    <w:rsid w:val="00EA7C06"/>
    <w:rsid w:val="00EA7C1D"/>
    <w:rsid w:val="00EA7EB4"/>
    <w:rsid w:val="00EB016A"/>
    <w:rsid w:val="00EB01AA"/>
    <w:rsid w:val="00EB089C"/>
    <w:rsid w:val="00EB08EF"/>
    <w:rsid w:val="00EB0C23"/>
    <w:rsid w:val="00EB145F"/>
    <w:rsid w:val="00EB1B4B"/>
    <w:rsid w:val="00EB1BCA"/>
    <w:rsid w:val="00EB1CA9"/>
    <w:rsid w:val="00EB2156"/>
    <w:rsid w:val="00EB2822"/>
    <w:rsid w:val="00EB2967"/>
    <w:rsid w:val="00EB2ECC"/>
    <w:rsid w:val="00EB32F5"/>
    <w:rsid w:val="00EB4006"/>
    <w:rsid w:val="00EB4146"/>
    <w:rsid w:val="00EB49B9"/>
    <w:rsid w:val="00EB4A72"/>
    <w:rsid w:val="00EB4C2D"/>
    <w:rsid w:val="00EB4E69"/>
    <w:rsid w:val="00EB4ECE"/>
    <w:rsid w:val="00EB520D"/>
    <w:rsid w:val="00EB5215"/>
    <w:rsid w:val="00EB5725"/>
    <w:rsid w:val="00EB58B3"/>
    <w:rsid w:val="00EB5CC4"/>
    <w:rsid w:val="00EB6224"/>
    <w:rsid w:val="00EB7201"/>
    <w:rsid w:val="00EB76D3"/>
    <w:rsid w:val="00EB7C90"/>
    <w:rsid w:val="00EB7D40"/>
    <w:rsid w:val="00EB7D74"/>
    <w:rsid w:val="00EC0028"/>
    <w:rsid w:val="00EC007C"/>
    <w:rsid w:val="00EC0341"/>
    <w:rsid w:val="00EC0480"/>
    <w:rsid w:val="00EC04ED"/>
    <w:rsid w:val="00EC095E"/>
    <w:rsid w:val="00EC0C2A"/>
    <w:rsid w:val="00EC18EA"/>
    <w:rsid w:val="00EC1C70"/>
    <w:rsid w:val="00EC1E23"/>
    <w:rsid w:val="00EC2238"/>
    <w:rsid w:val="00EC2896"/>
    <w:rsid w:val="00EC2FCA"/>
    <w:rsid w:val="00EC35B9"/>
    <w:rsid w:val="00EC3CCF"/>
    <w:rsid w:val="00EC3D02"/>
    <w:rsid w:val="00EC3D74"/>
    <w:rsid w:val="00EC3FD5"/>
    <w:rsid w:val="00EC4DCA"/>
    <w:rsid w:val="00EC4FB1"/>
    <w:rsid w:val="00EC502A"/>
    <w:rsid w:val="00EC5716"/>
    <w:rsid w:val="00EC5A89"/>
    <w:rsid w:val="00EC5E3B"/>
    <w:rsid w:val="00EC5FB9"/>
    <w:rsid w:val="00EC6301"/>
    <w:rsid w:val="00EC6567"/>
    <w:rsid w:val="00EC65F2"/>
    <w:rsid w:val="00EC6DFB"/>
    <w:rsid w:val="00EC720D"/>
    <w:rsid w:val="00EC793C"/>
    <w:rsid w:val="00EC79B3"/>
    <w:rsid w:val="00EC79DB"/>
    <w:rsid w:val="00ED0308"/>
    <w:rsid w:val="00ED09D2"/>
    <w:rsid w:val="00ED0F24"/>
    <w:rsid w:val="00ED1A61"/>
    <w:rsid w:val="00ED21CE"/>
    <w:rsid w:val="00ED2389"/>
    <w:rsid w:val="00ED253B"/>
    <w:rsid w:val="00ED26BA"/>
    <w:rsid w:val="00ED28CD"/>
    <w:rsid w:val="00ED34F4"/>
    <w:rsid w:val="00ED4750"/>
    <w:rsid w:val="00ED4777"/>
    <w:rsid w:val="00ED4A07"/>
    <w:rsid w:val="00ED6356"/>
    <w:rsid w:val="00ED6CC7"/>
    <w:rsid w:val="00ED6E1C"/>
    <w:rsid w:val="00ED7780"/>
    <w:rsid w:val="00ED77F7"/>
    <w:rsid w:val="00EE0027"/>
    <w:rsid w:val="00EE0495"/>
    <w:rsid w:val="00EE04C1"/>
    <w:rsid w:val="00EE04DC"/>
    <w:rsid w:val="00EE0760"/>
    <w:rsid w:val="00EE10DB"/>
    <w:rsid w:val="00EE160D"/>
    <w:rsid w:val="00EE1A95"/>
    <w:rsid w:val="00EE27B6"/>
    <w:rsid w:val="00EE2BB5"/>
    <w:rsid w:val="00EE2E7D"/>
    <w:rsid w:val="00EE31DD"/>
    <w:rsid w:val="00EE369E"/>
    <w:rsid w:val="00EE3C71"/>
    <w:rsid w:val="00EE4828"/>
    <w:rsid w:val="00EE4FEF"/>
    <w:rsid w:val="00EE53EA"/>
    <w:rsid w:val="00EE5A16"/>
    <w:rsid w:val="00EE5CDC"/>
    <w:rsid w:val="00EE5D06"/>
    <w:rsid w:val="00EE6005"/>
    <w:rsid w:val="00EE608A"/>
    <w:rsid w:val="00EE62BD"/>
    <w:rsid w:val="00EE62FC"/>
    <w:rsid w:val="00EE6372"/>
    <w:rsid w:val="00EE6BF4"/>
    <w:rsid w:val="00EE72C2"/>
    <w:rsid w:val="00EE72EA"/>
    <w:rsid w:val="00EE738F"/>
    <w:rsid w:val="00EE7996"/>
    <w:rsid w:val="00EE7AC6"/>
    <w:rsid w:val="00EE7B66"/>
    <w:rsid w:val="00EE7BB5"/>
    <w:rsid w:val="00EE7BD9"/>
    <w:rsid w:val="00EF0A90"/>
    <w:rsid w:val="00EF0ADC"/>
    <w:rsid w:val="00EF0BED"/>
    <w:rsid w:val="00EF0E42"/>
    <w:rsid w:val="00EF14AD"/>
    <w:rsid w:val="00EF1B83"/>
    <w:rsid w:val="00EF203B"/>
    <w:rsid w:val="00EF3384"/>
    <w:rsid w:val="00EF4470"/>
    <w:rsid w:val="00EF492D"/>
    <w:rsid w:val="00EF5664"/>
    <w:rsid w:val="00EF5671"/>
    <w:rsid w:val="00EF5F4A"/>
    <w:rsid w:val="00EF6051"/>
    <w:rsid w:val="00EF6121"/>
    <w:rsid w:val="00EF61D8"/>
    <w:rsid w:val="00EF6300"/>
    <w:rsid w:val="00EF6941"/>
    <w:rsid w:val="00EF698D"/>
    <w:rsid w:val="00EF6F02"/>
    <w:rsid w:val="00EF6F8D"/>
    <w:rsid w:val="00EF7222"/>
    <w:rsid w:val="00EF753E"/>
    <w:rsid w:val="00EF7711"/>
    <w:rsid w:val="00EF79BA"/>
    <w:rsid w:val="00F00AAB"/>
    <w:rsid w:val="00F00B91"/>
    <w:rsid w:val="00F01186"/>
    <w:rsid w:val="00F01545"/>
    <w:rsid w:val="00F0155D"/>
    <w:rsid w:val="00F01D4D"/>
    <w:rsid w:val="00F027C2"/>
    <w:rsid w:val="00F0280D"/>
    <w:rsid w:val="00F029D9"/>
    <w:rsid w:val="00F029F2"/>
    <w:rsid w:val="00F02B60"/>
    <w:rsid w:val="00F02F1F"/>
    <w:rsid w:val="00F03102"/>
    <w:rsid w:val="00F032B1"/>
    <w:rsid w:val="00F0368A"/>
    <w:rsid w:val="00F039EC"/>
    <w:rsid w:val="00F03D37"/>
    <w:rsid w:val="00F04017"/>
    <w:rsid w:val="00F04349"/>
    <w:rsid w:val="00F049C8"/>
    <w:rsid w:val="00F04C71"/>
    <w:rsid w:val="00F04EDE"/>
    <w:rsid w:val="00F05566"/>
    <w:rsid w:val="00F05877"/>
    <w:rsid w:val="00F05AA6"/>
    <w:rsid w:val="00F05D95"/>
    <w:rsid w:val="00F062B8"/>
    <w:rsid w:val="00F0648D"/>
    <w:rsid w:val="00F06853"/>
    <w:rsid w:val="00F06DEA"/>
    <w:rsid w:val="00F073C6"/>
    <w:rsid w:val="00F0764A"/>
    <w:rsid w:val="00F07783"/>
    <w:rsid w:val="00F07C5E"/>
    <w:rsid w:val="00F07C84"/>
    <w:rsid w:val="00F07CE4"/>
    <w:rsid w:val="00F07DC1"/>
    <w:rsid w:val="00F104B8"/>
    <w:rsid w:val="00F107E8"/>
    <w:rsid w:val="00F10AB3"/>
    <w:rsid w:val="00F11196"/>
    <w:rsid w:val="00F111BE"/>
    <w:rsid w:val="00F1167E"/>
    <w:rsid w:val="00F116F9"/>
    <w:rsid w:val="00F11843"/>
    <w:rsid w:val="00F1222B"/>
    <w:rsid w:val="00F12345"/>
    <w:rsid w:val="00F12481"/>
    <w:rsid w:val="00F1270E"/>
    <w:rsid w:val="00F132C0"/>
    <w:rsid w:val="00F135D0"/>
    <w:rsid w:val="00F135DA"/>
    <w:rsid w:val="00F13A86"/>
    <w:rsid w:val="00F13C44"/>
    <w:rsid w:val="00F14414"/>
    <w:rsid w:val="00F14A93"/>
    <w:rsid w:val="00F14D69"/>
    <w:rsid w:val="00F14E57"/>
    <w:rsid w:val="00F152AA"/>
    <w:rsid w:val="00F159BA"/>
    <w:rsid w:val="00F15B34"/>
    <w:rsid w:val="00F15C6F"/>
    <w:rsid w:val="00F160C6"/>
    <w:rsid w:val="00F16369"/>
    <w:rsid w:val="00F17340"/>
    <w:rsid w:val="00F1777D"/>
    <w:rsid w:val="00F203F5"/>
    <w:rsid w:val="00F2045A"/>
    <w:rsid w:val="00F207FF"/>
    <w:rsid w:val="00F20C3A"/>
    <w:rsid w:val="00F20DAB"/>
    <w:rsid w:val="00F212B9"/>
    <w:rsid w:val="00F21987"/>
    <w:rsid w:val="00F22016"/>
    <w:rsid w:val="00F220AA"/>
    <w:rsid w:val="00F23369"/>
    <w:rsid w:val="00F23D8B"/>
    <w:rsid w:val="00F2429C"/>
    <w:rsid w:val="00F24432"/>
    <w:rsid w:val="00F24452"/>
    <w:rsid w:val="00F24821"/>
    <w:rsid w:val="00F24E91"/>
    <w:rsid w:val="00F25390"/>
    <w:rsid w:val="00F2561C"/>
    <w:rsid w:val="00F25C94"/>
    <w:rsid w:val="00F25FCE"/>
    <w:rsid w:val="00F25FE0"/>
    <w:rsid w:val="00F2622B"/>
    <w:rsid w:val="00F26297"/>
    <w:rsid w:val="00F2654E"/>
    <w:rsid w:val="00F26819"/>
    <w:rsid w:val="00F26CDF"/>
    <w:rsid w:val="00F27656"/>
    <w:rsid w:val="00F27A92"/>
    <w:rsid w:val="00F27B18"/>
    <w:rsid w:val="00F302C3"/>
    <w:rsid w:val="00F30A97"/>
    <w:rsid w:val="00F30C9E"/>
    <w:rsid w:val="00F30F05"/>
    <w:rsid w:val="00F30FA5"/>
    <w:rsid w:val="00F31CB1"/>
    <w:rsid w:val="00F32097"/>
    <w:rsid w:val="00F32438"/>
    <w:rsid w:val="00F334F0"/>
    <w:rsid w:val="00F33934"/>
    <w:rsid w:val="00F33B3A"/>
    <w:rsid w:val="00F34607"/>
    <w:rsid w:val="00F34A15"/>
    <w:rsid w:val="00F34A58"/>
    <w:rsid w:val="00F34CCC"/>
    <w:rsid w:val="00F3543F"/>
    <w:rsid w:val="00F3544F"/>
    <w:rsid w:val="00F3545D"/>
    <w:rsid w:val="00F3552B"/>
    <w:rsid w:val="00F359FD"/>
    <w:rsid w:val="00F35BF3"/>
    <w:rsid w:val="00F35C3E"/>
    <w:rsid w:val="00F36A83"/>
    <w:rsid w:val="00F36DC7"/>
    <w:rsid w:val="00F37039"/>
    <w:rsid w:val="00F37375"/>
    <w:rsid w:val="00F37AE0"/>
    <w:rsid w:val="00F37D7E"/>
    <w:rsid w:val="00F37FAA"/>
    <w:rsid w:val="00F40365"/>
    <w:rsid w:val="00F408A0"/>
    <w:rsid w:val="00F40CDE"/>
    <w:rsid w:val="00F40DD4"/>
    <w:rsid w:val="00F40F07"/>
    <w:rsid w:val="00F40F81"/>
    <w:rsid w:val="00F410B3"/>
    <w:rsid w:val="00F41267"/>
    <w:rsid w:val="00F41AE9"/>
    <w:rsid w:val="00F42901"/>
    <w:rsid w:val="00F42BCE"/>
    <w:rsid w:val="00F42C30"/>
    <w:rsid w:val="00F43619"/>
    <w:rsid w:val="00F43723"/>
    <w:rsid w:val="00F43C63"/>
    <w:rsid w:val="00F43F28"/>
    <w:rsid w:val="00F441DA"/>
    <w:rsid w:val="00F44BA4"/>
    <w:rsid w:val="00F45141"/>
    <w:rsid w:val="00F451CC"/>
    <w:rsid w:val="00F45650"/>
    <w:rsid w:val="00F456A5"/>
    <w:rsid w:val="00F45D76"/>
    <w:rsid w:val="00F4613A"/>
    <w:rsid w:val="00F466ED"/>
    <w:rsid w:val="00F46D1A"/>
    <w:rsid w:val="00F46F12"/>
    <w:rsid w:val="00F4737F"/>
    <w:rsid w:val="00F47497"/>
    <w:rsid w:val="00F475D8"/>
    <w:rsid w:val="00F47644"/>
    <w:rsid w:val="00F5060C"/>
    <w:rsid w:val="00F50CDC"/>
    <w:rsid w:val="00F51BD8"/>
    <w:rsid w:val="00F51FB3"/>
    <w:rsid w:val="00F524EB"/>
    <w:rsid w:val="00F52508"/>
    <w:rsid w:val="00F52603"/>
    <w:rsid w:val="00F5261B"/>
    <w:rsid w:val="00F527A5"/>
    <w:rsid w:val="00F52B7D"/>
    <w:rsid w:val="00F52BC8"/>
    <w:rsid w:val="00F53132"/>
    <w:rsid w:val="00F53248"/>
    <w:rsid w:val="00F5326D"/>
    <w:rsid w:val="00F536DD"/>
    <w:rsid w:val="00F5378A"/>
    <w:rsid w:val="00F53899"/>
    <w:rsid w:val="00F538D9"/>
    <w:rsid w:val="00F53E12"/>
    <w:rsid w:val="00F547F2"/>
    <w:rsid w:val="00F5495A"/>
    <w:rsid w:val="00F55AD5"/>
    <w:rsid w:val="00F561DE"/>
    <w:rsid w:val="00F56236"/>
    <w:rsid w:val="00F56A53"/>
    <w:rsid w:val="00F56E66"/>
    <w:rsid w:val="00F57078"/>
    <w:rsid w:val="00F571B1"/>
    <w:rsid w:val="00F57293"/>
    <w:rsid w:val="00F577E3"/>
    <w:rsid w:val="00F57872"/>
    <w:rsid w:val="00F57AF2"/>
    <w:rsid w:val="00F57BFE"/>
    <w:rsid w:val="00F6038B"/>
    <w:rsid w:val="00F60A4B"/>
    <w:rsid w:val="00F61137"/>
    <w:rsid w:val="00F612C6"/>
    <w:rsid w:val="00F61531"/>
    <w:rsid w:val="00F621C9"/>
    <w:rsid w:val="00F62473"/>
    <w:rsid w:val="00F62762"/>
    <w:rsid w:val="00F6292C"/>
    <w:rsid w:val="00F62E6E"/>
    <w:rsid w:val="00F63853"/>
    <w:rsid w:val="00F63BE8"/>
    <w:rsid w:val="00F63C89"/>
    <w:rsid w:val="00F63E5B"/>
    <w:rsid w:val="00F63ECA"/>
    <w:rsid w:val="00F640D8"/>
    <w:rsid w:val="00F64E93"/>
    <w:rsid w:val="00F6509D"/>
    <w:rsid w:val="00F6534B"/>
    <w:rsid w:val="00F65AD7"/>
    <w:rsid w:val="00F65F04"/>
    <w:rsid w:val="00F665C2"/>
    <w:rsid w:val="00F66603"/>
    <w:rsid w:val="00F666EF"/>
    <w:rsid w:val="00F6676D"/>
    <w:rsid w:val="00F66E1E"/>
    <w:rsid w:val="00F66E70"/>
    <w:rsid w:val="00F6772E"/>
    <w:rsid w:val="00F67AD5"/>
    <w:rsid w:val="00F67ED2"/>
    <w:rsid w:val="00F70441"/>
    <w:rsid w:val="00F704FE"/>
    <w:rsid w:val="00F70631"/>
    <w:rsid w:val="00F710D7"/>
    <w:rsid w:val="00F71F25"/>
    <w:rsid w:val="00F720E7"/>
    <w:rsid w:val="00F7224E"/>
    <w:rsid w:val="00F724AE"/>
    <w:rsid w:val="00F72732"/>
    <w:rsid w:val="00F72967"/>
    <w:rsid w:val="00F729D7"/>
    <w:rsid w:val="00F7322D"/>
    <w:rsid w:val="00F733ED"/>
    <w:rsid w:val="00F7344E"/>
    <w:rsid w:val="00F73CC1"/>
    <w:rsid w:val="00F74191"/>
    <w:rsid w:val="00F74EB2"/>
    <w:rsid w:val="00F74EF2"/>
    <w:rsid w:val="00F75AB7"/>
    <w:rsid w:val="00F75B6D"/>
    <w:rsid w:val="00F75BB7"/>
    <w:rsid w:val="00F75BCD"/>
    <w:rsid w:val="00F75CAF"/>
    <w:rsid w:val="00F76970"/>
    <w:rsid w:val="00F76C4C"/>
    <w:rsid w:val="00F76EA9"/>
    <w:rsid w:val="00F77276"/>
    <w:rsid w:val="00F77B05"/>
    <w:rsid w:val="00F77CB8"/>
    <w:rsid w:val="00F80B7B"/>
    <w:rsid w:val="00F814F6"/>
    <w:rsid w:val="00F81943"/>
    <w:rsid w:val="00F819DA"/>
    <w:rsid w:val="00F81AAA"/>
    <w:rsid w:val="00F8274F"/>
    <w:rsid w:val="00F82A31"/>
    <w:rsid w:val="00F830F6"/>
    <w:rsid w:val="00F83410"/>
    <w:rsid w:val="00F835C1"/>
    <w:rsid w:val="00F836E5"/>
    <w:rsid w:val="00F83793"/>
    <w:rsid w:val="00F8398A"/>
    <w:rsid w:val="00F83DC5"/>
    <w:rsid w:val="00F84171"/>
    <w:rsid w:val="00F84752"/>
    <w:rsid w:val="00F848DB"/>
    <w:rsid w:val="00F84A6B"/>
    <w:rsid w:val="00F852AF"/>
    <w:rsid w:val="00F85935"/>
    <w:rsid w:val="00F85A74"/>
    <w:rsid w:val="00F85C9B"/>
    <w:rsid w:val="00F85FF9"/>
    <w:rsid w:val="00F86592"/>
    <w:rsid w:val="00F874B7"/>
    <w:rsid w:val="00F87AA0"/>
    <w:rsid w:val="00F87D37"/>
    <w:rsid w:val="00F904EE"/>
    <w:rsid w:val="00F90CB7"/>
    <w:rsid w:val="00F90D90"/>
    <w:rsid w:val="00F90E20"/>
    <w:rsid w:val="00F90FB4"/>
    <w:rsid w:val="00F91DE4"/>
    <w:rsid w:val="00F9200C"/>
    <w:rsid w:val="00F920CE"/>
    <w:rsid w:val="00F9262D"/>
    <w:rsid w:val="00F927E5"/>
    <w:rsid w:val="00F928AD"/>
    <w:rsid w:val="00F928C4"/>
    <w:rsid w:val="00F92920"/>
    <w:rsid w:val="00F92A57"/>
    <w:rsid w:val="00F92B6D"/>
    <w:rsid w:val="00F92DFC"/>
    <w:rsid w:val="00F93FE1"/>
    <w:rsid w:val="00F94145"/>
    <w:rsid w:val="00F9435E"/>
    <w:rsid w:val="00F94BD0"/>
    <w:rsid w:val="00F94CCE"/>
    <w:rsid w:val="00F94ED0"/>
    <w:rsid w:val="00F94F95"/>
    <w:rsid w:val="00F959F5"/>
    <w:rsid w:val="00F95ACA"/>
    <w:rsid w:val="00F95D12"/>
    <w:rsid w:val="00F95D53"/>
    <w:rsid w:val="00F95EE8"/>
    <w:rsid w:val="00F965F3"/>
    <w:rsid w:val="00F96662"/>
    <w:rsid w:val="00F967F6"/>
    <w:rsid w:val="00F974F0"/>
    <w:rsid w:val="00F97A94"/>
    <w:rsid w:val="00F97D9E"/>
    <w:rsid w:val="00FA017C"/>
    <w:rsid w:val="00FA09D4"/>
    <w:rsid w:val="00FA0C9D"/>
    <w:rsid w:val="00FA0FED"/>
    <w:rsid w:val="00FA115B"/>
    <w:rsid w:val="00FA1365"/>
    <w:rsid w:val="00FA15E8"/>
    <w:rsid w:val="00FA1612"/>
    <w:rsid w:val="00FA1C70"/>
    <w:rsid w:val="00FA1D2B"/>
    <w:rsid w:val="00FA2276"/>
    <w:rsid w:val="00FA3127"/>
    <w:rsid w:val="00FA3306"/>
    <w:rsid w:val="00FA35F7"/>
    <w:rsid w:val="00FA35FE"/>
    <w:rsid w:val="00FA3C54"/>
    <w:rsid w:val="00FA3E13"/>
    <w:rsid w:val="00FA3FF8"/>
    <w:rsid w:val="00FA4580"/>
    <w:rsid w:val="00FA4CCF"/>
    <w:rsid w:val="00FA510B"/>
    <w:rsid w:val="00FA54D2"/>
    <w:rsid w:val="00FA55CA"/>
    <w:rsid w:val="00FA5A5B"/>
    <w:rsid w:val="00FA64CC"/>
    <w:rsid w:val="00FA6932"/>
    <w:rsid w:val="00FA6EB4"/>
    <w:rsid w:val="00FA6EE0"/>
    <w:rsid w:val="00FA6F1C"/>
    <w:rsid w:val="00FA6F4F"/>
    <w:rsid w:val="00FA79FF"/>
    <w:rsid w:val="00FA7B73"/>
    <w:rsid w:val="00FB002F"/>
    <w:rsid w:val="00FB043E"/>
    <w:rsid w:val="00FB0B32"/>
    <w:rsid w:val="00FB0C00"/>
    <w:rsid w:val="00FB1000"/>
    <w:rsid w:val="00FB2115"/>
    <w:rsid w:val="00FB2224"/>
    <w:rsid w:val="00FB25D2"/>
    <w:rsid w:val="00FB2650"/>
    <w:rsid w:val="00FB2655"/>
    <w:rsid w:val="00FB3056"/>
    <w:rsid w:val="00FB32B5"/>
    <w:rsid w:val="00FB361A"/>
    <w:rsid w:val="00FB3F18"/>
    <w:rsid w:val="00FB405E"/>
    <w:rsid w:val="00FB4718"/>
    <w:rsid w:val="00FB4EE0"/>
    <w:rsid w:val="00FB5127"/>
    <w:rsid w:val="00FB52A4"/>
    <w:rsid w:val="00FB576E"/>
    <w:rsid w:val="00FB57F3"/>
    <w:rsid w:val="00FB59FB"/>
    <w:rsid w:val="00FB5B1C"/>
    <w:rsid w:val="00FB5D88"/>
    <w:rsid w:val="00FB5FF8"/>
    <w:rsid w:val="00FB660E"/>
    <w:rsid w:val="00FB6B41"/>
    <w:rsid w:val="00FB706C"/>
    <w:rsid w:val="00FB7492"/>
    <w:rsid w:val="00FB75EE"/>
    <w:rsid w:val="00FB7C76"/>
    <w:rsid w:val="00FB7FE9"/>
    <w:rsid w:val="00FC00A6"/>
    <w:rsid w:val="00FC0150"/>
    <w:rsid w:val="00FC050B"/>
    <w:rsid w:val="00FC0879"/>
    <w:rsid w:val="00FC0AD1"/>
    <w:rsid w:val="00FC0AFE"/>
    <w:rsid w:val="00FC0C06"/>
    <w:rsid w:val="00FC1B53"/>
    <w:rsid w:val="00FC2234"/>
    <w:rsid w:val="00FC24A8"/>
    <w:rsid w:val="00FC2795"/>
    <w:rsid w:val="00FC2B27"/>
    <w:rsid w:val="00FC2B4D"/>
    <w:rsid w:val="00FC3819"/>
    <w:rsid w:val="00FC38E5"/>
    <w:rsid w:val="00FC4754"/>
    <w:rsid w:val="00FC5402"/>
    <w:rsid w:val="00FC5498"/>
    <w:rsid w:val="00FC564D"/>
    <w:rsid w:val="00FC595A"/>
    <w:rsid w:val="00FC5E8E"/>
    <w:rsid w:val="00FC62E5"/>
    <w:rsid w:val="00FC6591"/>
    <w:rsid w:val="00FC6908"/>
    <w:rsid w:val="00FC6E58"/>
    <w:rsid w:val="00FC7061"/>
    <w:rsid w:val="00FC73F4"/>
    <w:rsid w:val="00FC744A"/>
    <w:rsid w:val="00FC773F"/>
    <w:rsid w:val="00FC774E"/>
    <w:rsid w:val="00FC7A42"/>
    <w:rsid w:val="00FC7AF1"/>
    <w:rsid w:val="00FC7C7D"/>
    <w:rsid w:val="00FD1018"/>
    <w:rsid w:val="00FD141B"/>
    <w:rsid w:val="00FD1AEC"/>
    <w:rsid w:val="00FD1FEE"/>
    <w:rsid w:val="00FD247C"/>
    <w:rsid w:val="00FD260A"/>
    <w:rsid w:val="00FD2815"/>
    <w:rsid w:val="00FD282B"/>
    <w:rsid w:val="00FD2B7D"/>
    <w:rsid w:val="00FD2F15"/>
    <w:rsid w:val="00FD3059"/>
    <w:rsid w:val="00FD3060"/>
    <w:rsid w:val="00FD3AA7"/>
    <w:rsid w:val="00FD3BB8"/>
    <w:rsid w:val="00FD3FA4"/>
    <w:rsid w:val="00FD4196"/>
    <w:rsid w:val="00FD4CEA"/>
    <w:rsid w:val="00FD4E1F"/>
    <w:rsid w:val="00FD5DBF"/>
    <w:rsid w:val="00FD5DF8"/>
    <w:rsid w:val="00FD6957"/>
    <w:rsid w:val="00FD6987"/>
    <w:rsid w:val="00FD6A3B"/>
    <w:rsid w:val="00FD732C"/>
    <w:rsid w:val="00FD757A"/>
    <w:rsid w:val="00FD7591"/>
    <w:rsid w:val="00FD786A"/>
    <w:rsid w:val="00FD7B7B"/>
    <w:rsid w:val="00FD7EF5"/>
    <w:rsid w:val="00FD7F13"/>
    <w:rsid w:val="00FE067C"/>
    <w:rsid w:val="00FE076A"/>
    <w:rsid w:val="00FE0856"/>
    <w:rsid w:val="00FE085B"/>
    <w:rsid w:val="00FE0B0D"/>
    <w:rsid w:val="00FE1178"/>
    <w:rsid w:val="00FE1488"/>
    <w:rsid w:val="00FE18E4"/>
    <w:rsid w:val="00FE1E5B"/>
    <w:rsid w:val="00FE2192"/>
    <w:rsid w:val="00FE2428"/>
    <w:rsid w:val="00FE2589"/>
    <w:rsid w:val="00FE285F"/>
    <w:rsid w:val="00FE2B9D"/>
    <w:rsid w:val="00FE2F3C"/>
    <w:rsid w:val="00FE359B"/>
    <w:rsid w:val="00FE391C"/>
    <w:rsid w:val="00FE39CC"/>
    <w:rsid w:val="00FE3B82"/>
    <w:rsid w:val="00FE425F"/>
    <w:rsid w:val="00FE5093"/>
    <w:rsid w:val="00FE52E7"/>
    <w:rsid w:val="00FE53A9"/>
    <w:rsid w:val="00FE5446"/>
    <w:rsid w:val="00FE5A38"/>
    <w:rsid w:val="00FE5D32"/>
    <w:rsid w:val="00FE5E22"/>
    <w:rsid w:val="00FE6075"/>
    <w:rsid w:val="00FE6AA0"/>
    <w:rsid w:val="00FE6ECB"/>
    <w:rsid w:val="00FE71B3"/>
    <w:rsid w:val="00FE7784"/>
    <w:rsid w:val="00FE7AC8"/>
    <w:rsid w:val="00FF00D8"/>
    <w:rsid w:val="00FF0321"/>
    <w:rsid w:val="00FF0540"/>
    <w:rsid w:val="00FF08AA"/>
    <w:rsid w:val="00FF0F1E"/>
    <w:rsid w:val="00FF0F64"/>
    <w:rsid w:val="00FF0F92"/>
    <w:rsid w:val="00FF1133"/>
    <w:rsid w:val="00FF146E"/>
    <w:rsid w:val="00FF1722"/>
    <w:rsid w:val="00FF1932"/>
    <w:rsid w:val="00FF1EFC"/>
    <w:rsid w:val="00FF23AB"/>
    <w:rsid w:val="00FF26C3"/>
    <w:rsid w:val="00FF2CAB"/>
    <w:rsid w:val="00FF307A"/>
    <w:rsid w:val="00FF324A"/>
    <w:rsid w:val="00FF352C"/>
    <w:rsid w:val="00FF3640"/>
    <w:rsid w:val="00FF37DE"/>
    <w:rsid w:val="00FF3BAE"/>
    <w:rsid w:val="00FF3D84"/>
    <w:rsid w:val="00FF4486"/>
    <w:rsid w:val="00FF499A"/>
    <w:rsid w:val="00FF4E7E"/>
    <w:rsid w:val="00FF5102"/>
    <w:rsid w:val="00FF5499"/>
    <w:rsid w:val="00FF57A9"/>
    <w:rsid w:val="00FF629C"/>
    <w:rsid w:val="00FF67A5"/>
    <w:rsid w:val="00FF6B4C"/>
    <w:rsid w:val="00FF6DB3"/>
    <w:rsid w:val="00FF6E5D"/>
    <w:rsid w:val="00FF71C6"/>
    <w:rsid w:val="00FF72B9"/>
    <w:rsid w:val="00FF74D5"/>
    <w:rsid w:val="00FF76C0"/>
    <w:rsid w:val="00FF77B4"/>
    <w:rsid w:val="00FF7B0F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B6DF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54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1,h1,Header 1,Heading 0,Header1,Section Head,1st level,l1,H11,H12,H13,H14,H15,H16,H17,Level 1 Topic Heading,h11,l11,标题一,章标题,PIM 1,Head 1 (Chapter heading),Head 1,Head 11,Head 12,Head 111,Head 13,Head 112,Head 14,Head 113,Head 15,Head 114,标"/>
    <w:basedOn w:val="a"/>
    <w:next w:val="2"/>
    <w:link w:val="1Char"/>
    <w:autoRedefine/>
    <w:uiPriority w:val="9"/>
    <w:qFormat/>
    <w:rsid w:val="00281900"/>
    <w:pPr>
      <w:numPr>
        <w:numId w:val="1"/>
      </w:numPr>
      <w:adjustRightInd w:val="0"/>
      <w:spacing w:line="360" w:lineRule="auto"/>
      <w:ind w:left="2835"/>
      <w:jc w:val="left"/>
      <w:textAlignment w:val="baseline"/>
      <w:outlineLvl w:val="0"/>
    </w:pPr>
    <w:rPr>
      <w:rFonts w:ascii="宋体" w:hAnsi="Times New Roman"/>
      <w:b/>
      <w:kern w:val="0"/>
      <w:sz w:val="44"/>
      <w:szCs w:val="20"/>
    </w:rPr>
  </w:style>
  <w:style w:type="paragraph" w:styleId="2">
    <w:name w:val="heading 2"/>
    <w:aliases w:val="2nd level,h2,2,Header 2,l2,PIM2,H2,Heading 2 Hidden,Heading 2 CCBS,heading 2,Titre3,HD2,sect 1.2,H21,sect 1.21,H22,sect 1.22,H211,sect 1.211,H23,sect 1.23,H212,sect 1.212,第一章 标题 2,Heading Two,Titre2,Head 2,Level 2 Topic Heading,DO NOT USE_h2,c"/>
    <w:basedOn w:val="1"/>
    <w:next w:val="a"/>
    <w:link w:val="2Char"/>
    <w:uiPriority w:val="9"/>
    <w:qFormat/>
    <w:rsid w:val="007F5B2F"/>
    <w:pPr>
      <w:numPr>
        <w:ilvl w:val="1"/>
      </w:numPr>
      <w:outlineLvl w:val="1"/>
    </w:pPr>
    <w:rPr>
      <w:sz w:val="32"/>
    </w:rPr>
  </w:style>
  <w:style w:type="paragraph" w:styleId="3">
    <w:name w:val="heading 3"/>
    <w:aliases w:val="Sections,h3,l3,3,PRTM Heading 3,BOD 0,H3,CT,sect1.标题 3,sect1.2.3,Heading 3 - old,H3-Heading 3,l3.3,list 3,heading 3,Bold Head,bh,level_3,PIM 3,Level 3 Head,sect1.2.31,sect1.2.32,sect1.2.311,sect1.2.33,sect1.2.312,Head 3,3rd level,Heading Three"/>
    <w:basedOn w:val="2"/>
    <w:next w:val="a"/>
    <w:link w:val="3Char"/>
    <w:uiPriority w:val="9"/>
    <w:qFormat/>
    <w:rsid w:val="007F5B2F"/>
    <w:pPr>
      <w:keepNext/>
      <w:keepLines/>
      <w:numPr>
        <w:ilvl w:val="2"/>
      </w:numPr>
      <w:adjustRightInd/>
      <w:textAlignment w:val="auto"/>
      <w:outlineLvl w:val="2"/>
    </w:pPr>
    <w:rPr>
      <w:sz w:val="30"/>
    </w:rPr>
  </w:style>
  <w:style w:type="paragraph" w:styleId="4">
    <w:name w:val="heading 4"/>
    <w:aliases w:val="h4,H4,标题 4*,PIM 4,heading 4,(L4),Titre4,Titre4 Char,bullet,bl,bb,sect 1.2.3.4,Ref Heading 1,rh1,sect 1.2.3.41,Ref Heading 11,rh11,sect 1.2.3.42,Ref Heading 12,rh12,sect 1.2.3.411,Ref Heading 111,rh111,sect 1.2.3.43,Ref Heading 13,rh13"/>
    <w:basedOn w:val="3"/>
    <w:next w:val="a"/>
    <w:link w:val="4Char"/>
    <w:uiPriority w:val="9"/>
    <w:qFormat/>
    <w:rsid w:val="007F5B2F"/>
    <w:pPr>
      <w:numPr>
        <w:ilvl w:val="3"/>
      </w:numPr>
      <w:outlineLvl w:val="3"/>
    </w:pPr>
    <w:rPr>
      <w:rFonts w:hAnsi="Arial"/>
      <w:sz w:val="28"/>
    </w:rPr>
  </w:style>
  <w:style w:type="paragraph" w:styleId="5">
    <w:name w:val="heading 5"/>
    <w:aliases w:val="BT L1,h5,Second Subheading,H5,标题 5*,dash,ds,dd,PIM 5,heading 5,table,Subheading,(L5),Block Label,口,l4,Titre5,Titre5 Char,Level 3 - i,dash1,ds1,dd1,dash2,ds2,dd2,dash3,ds3,dd3,dash4,ds4,dd4,dash5,ds5,dd5,dash6,ds6,dd6,dash7,ds7,dd7,dash8,ds8"/>
    <w:basedOn w:val="4"/>
    <w:next w:val="a"/>
    <w:link w:val="5Char"/>
    <w:uiPriority w:val="9"/>
    <w:qFormat/>
    <w:rsid w:val="007F5B2F"/>
    <w:pPr>
      <w:numPr>
        <w:ilvl w:val="4"/>
      </w:numPr>
      <w:outlineLvl w:val="4"/>
    </w:pPr>
    <w:rPr>
      <w:sz w:val="24"/>
    </w:rPr>
  </w:style>
  <w:style w:type="paragraph" w:styleId="6">
    <w:name w:val="heading 6"/>
    <w:aliases w:val="h6,Third Subheading,标号 6,标题 6*,PIM 6,H6,(L6),BOD 4,第五层条,●,Bullet list,Legal Level 1.,Bullet (Single Lines),L6,heading 6,Heading6,正文六级标题,Alpha List,H61,PIM 61,BOD 41,BOD 4 Char,H6 Char,PIM 6 Char,Do Not Use,sub-dash,sd,cnp"/>
    <w:basedOn w:val="5"/>
    <w:next w:val="a"/>
    <w:link w:val="6Char"/>
    <w:uiPriority w:val="9"/>
    <w:qFormat/>
    <w:rsid w:val="007F5B2F"/>
    <w:pPr>
      <w:numPr>
        <w:ilvl w:val="5"/>
      </w:numPr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页眉1,Ò³Ã¼,h7,ho,header odd,Alt Header"/>
    <w:basedOn w:val="a"/>
    <w:link w:val="Char"/>
    <w:uiPriority w:val="99"/>
    <w:unhideWhenUsed/>
    <w:rsid w:val="001F5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aliases w:val="页眉1 Char,Ò³Ã¼ Char,h7 Char,ho Char,header odd Char,Alt Header Char"/>
    <w:basedOn w:val="a0"/>
    <w:link w:val="a3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5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F5E5B"/>
    <w:pPr>
      <w:ind w:firstLineChars="200" w:firstLine="420"/>
    </w:pPr>
  </w:style>
  <w:style w:type="paragraph" w:styleId="a6">
    <w:name w:val="Balloon Text"/>
    <w:basedOn w:val="a"/>
    <w:link w:val="Char1"/>
    <w:uiPriority w:val="99"/>
    <w:unhideWhenUsed/>
    <w:rsid w:val="00E4418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rsid w:val="00E44185"/>
    <w:rPr>
      <w:rFonts w:ascii="Calibri" w:eastAsia="宋体" w:hAnsi="Calibri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D30FBB"/>
    <w:rPr>
      <w:color w:val="0000FF" w:themeColor="hyperlink"/>
      <w:u w:val="single"/>
    </w:rPr>
  </w:style>
  <w:style w:type="paragraph" w:styleId="a8">
    <w:name w:val="Document Map"/>
    <w:basedOn w:val="a"/>
    <w:link w:val="Char2"/>
    <w:uiPriority w:val="99"/>
    <w:semiHidden/>
    <w:unhideWhenUsed/>
    <w:rsid w:val="00194370"/>
    <w:rPr>
      <w:rFonts w:ascii="Heiti SC Light" w:eastAsia="Heiti SC Light"/>
      <w:sz w:val="24"/>
      <w:szCs w:val="24"/>
    </w:rPr>
  </w:style>
  <w:style w:type="character" w:customStyle="1" w:styleId="Char2">
    <w:name w:val="文档结构图 Char"/>
    <w:basedOn w:val="a0"/>
    <w:link w:val="a8"/>
    <w:uiPriority w:val="99"/>
    <w:semiHidden/>
    <w:rsid w:val="00194370"/>
    <w:rPr>
      <w:rFonts w:ascii="Heiti SC Light" w:eastAsia="Heiti SC Light" w:hAnsi="Calibri" w:cs="Times New Roman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1B7B21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1B7B21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1B7B21"/>
    <w:rPr>
      <w:rFonts w:ascii="Calibri" w:eastAsia="宋体" w:hAnsi="Calibri" w:cs="Times New Roman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1B7B21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1B7B21"/>
    <w:rPr>
      <w:rFonts w:ascii="Calibri" w:eastAsia="宋体" w:hAnsi="Calibri" w:cs="Times New Roman"/>
      <w:b/>
      <w:bCs/>
    </w:rPr>
  </w:style>
  <w:style w:type="character" w:customStyle="1" w:styleId="1Char">
    <w:name w:val="标题 1 Char"/>
    <w:aliases w:val="H1 Char,h1 Char,Header 1 Char,Heading 0 Char,Header1 Char,Section Head Char,1st level Char,l1 Char,H11 Char,H12 Char,H13 Char,H14 Char,H15 Char,H16 Char,H17 Char,Level 1 Topic Heading Char,h11 Char,l11 Char,标题一 Char,章标题 Char,PIM 1 Char,标 Char"/>
    <w:basedOn w:val="a0"/>
    <w:link w:val="1"/>
    <w:uiPriority w:val="9"/>
    <w:rsid w:val="00281900"/>
    <w:rPr>
      <w:rFonts w:ascii="宋体" w:eastAsia="宋体" w:hAnsi="Times New Roman" w:cs="Times New Roman"/>
      <w:b/>
      <w:kern w:val="0"/>
      <w:sz w:val="44"/>
      <w:szCs w:val="20"/>
    </w:rPr>
  </w:style>
  <w:style w:type="character" w:customStyle="1" w:styleId="2Char">
    <w:name w:val="标题 2 Char"/>
    <w:aliases w:val="2nd level Char,h2 Char,2 Char,Header 2 Char,l2 Char,PIM2 Char,H2 Char,Heading 2 Hidden Char,Heading 2 CCBS Char,heading 2 Char,Titre3 Char,HD2 Char,sect 1.2 Char,H21 Char,sect 1.21 Char,H22 Char,sect 1.22 Char,H211 Char,sect 1.211 Char,c Char"/>
    <w:basedOn w:val="a0"/>
    <w:link w:val="2"/>
    <w:uiPriority w:val="9"/>
    <w:rsid w:val="007F5B2F"/>
    <w:rPr>
      <w:rFonts w:ascii="宋体" w:eastAsia="宋体" w:hAnsi="Times New Roman" w:cs="Times New Roman"/>
      <w:b/>
      <w:kern w:val="0"/>
      <w:sz w:val="32"/>
      <w:szCs w:val="20"/>
    </w:rPr>
  </w:style>
  <w:style w:type="character" w:customStyle="1" w:styleId="3Char">
    <w:name w:val="标题 3 Char"/>
    <w:aliases w:val="Sections Char,h3 Char,l3 Char,3 Char,PRTM Heading 3 Char,BOD 0 Char,H3 Char,CT Char,sect1.标题 3 Char,sect1.2.3 Char,Heading 3 - old Char,H3-Heading 3 Char,l3.3 Char,list 3 Char,heading 3 Char,Bold Head Char,bh Char,level_3 Char,PIM 3 Char"/>
    <w:basedOn w:val="a0"/>
    <w:link w:val="3"/>
    <w:uiPriority w:val="9"/>
    <w:rsid w:val="007F5B2F"/>
    <w:rPr>
      <w:rFonts w:ascii="宋体" w:eastAsia="宋体" w:hAnsi="Times New Roman" w:cs="Times New Roman"/>
      <w:b/>
      <w:kern w:val="0"/>
      <w:sz w:val="30"/>
      <w:szCs w:val="20"/>
    </w:rPr>
  </w:style>
  <w:style w:type="character" w:customStyle="1" w:styleId="4Char">
    <w:name w:val="标题 4 Char"/>
    <w:aliases w:val="h4 Char,H4 Char,标题 4* Char,PIM 4 Char,heading 4 Char,(L4) Char,Titre4 Char1,Titre4 Char Char,bullet Char,bl Char,bb Char,sect 1.2.3.4 Char,Ref Heading 1 Char,rh1 Char,sect 1.2.3.41 Char,Ref Heading 11 Char,rh11 Char,sect 1.2.3.42 Char"/>
    <w:basedOn w:val="a0"/>
    <w:link w:val="4"/>
    <w:uiPriority w:val="9"/>
    <w:rsid w:val="007F5B2F"/>
    <w:rPr>
      <w:rFonts w:ascii="宋体" w:eastAsia="宋体" w:hAnsi="Arial" w:cs="Times New Roman"/>
      <w:b/>
      <w:kern w:val="0"/>
      <w:sz w:val="28"/>
      <w:szCs w:val="20"/>
    </w:rPr>
  </w:style>
  <w:style w:type="character" w:customStyle="1" w:styleId="5Char">
    <w:name w:val="标题 5 Char"/>
    <w:aliases w:val="BT L1 Char,h5 Char,Second Subheading Char,H5 Char,标题 5* Char,dash Char,ds Char,dd Char,PIM 5 Char,heading 5 Char,table Char,Subheading Char,(L5) Char,Block Label Char,口 Char,l4 Char,Titre5 Char1,Titre5 Char Char,Level 3 - i Char,dash1 Char"/>
    <w:basedOn w:val="a0"/>
    <w:link w:val="5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character" w:customStyle="1" w:styleId="6Char">
    <w:name w:val="标题 6 Char"/>
    <w:aliases w:val="h6 Char,Third Subheading Char,标号 6 Char,标题 6* Char,PIM 6 Char1,H6 Char1,(L6) Char,BOD 4 Char1,第五层条 Char,● Char,Bullet list Char,Legal Level 1. Char,Bullet (Single Lines) Char,L6 Char,heading 6 Char,Heading6 Char,正文六级标题 Char,Alpha List Char"/>
    <w:basedOn w:val="a0"/>
    <w:link w:val="6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paragraph" w:styleId="TOC">
    <w:name w:val="TOC Heading"/>
    <w:basedOn w:val="1"/>
    <w:next w:val="a"/>
    <w:uiPriority w:val="39"/>
    <w:qFormat/>
    <w:rsid w:val="007F5B2F"/>
    <w:pPr>
      <w:keepNext/>
      <w:keepLines/>
      <w:widowControl/>
      <w:numPr>
        <w:numId w:val="0"/>
      </w:numPr>
      <w:adjustRightInd/>
      <w:spacing w:before="480" w:line="276" w:lineRule="auto"/>
      <w:textAlignment w:val="auto"/>
      <w:outlineLvl w:val="9"/>
    </w:pPr>
    <w:rPr>
      <w:rFonts w:ascii="Cambria" w:hAnsi="Cambria"/>
      <w:bCs/>
      <w:color w:val="365F91"/>
      <w:szCs w:val="28"/>
    </w:rPr>
  </w:style>
  <w:style w:type="paragraph" w:styleId="10">
    <w:name w:val="toc 1"/>
    <w:aliases w:val="TOC1"/>
    <w:basedOn w:val="a"/>
    <w:next w:val="a"/>
    <w:autoRedefine/>
    <w:uiPriority w:val="39"/>
    <w:rsid w:val="007F5B2F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0E72FC"/>
    <w:pPr>
      <w:tabs>
        <w:tab w:val="right" w:leader="dot" w:pos="9736"/>
      </w:tabs>
      <w:spacing w:line="600" w:lineRule="auto"/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7F5B2F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tableentry">
    <w:name w:val="tableentry"/>
    <w:basedOn w:val="a"/>
    <w:rsid w:val="007F5B2F"/>
    <w:pPr>
      <w:keepNext/>
      <w:snapToGrid w:val="0"/>
      <w:spacing w:beforeLines="25" w:before="25" w:afterLines="25" w:after="25"/>
      <w:jc w:val="left"/>
    </w:pPr>
    <w:rPr>
      <w:rFonts w:ascii="Times New Roman" w:hAnsi="Times New Roman"/>
      <w:szCs w:val="24"/>
    </w:rPr>
  </w:style>
  <w:style w:type="paragraph" w:styleId="ac">
    <w:name w:val="Date"/>
    <w:basedOn w:val="a"/>
    <w:next w:val="a"/>
    <w:link w:val="Char5"/>
    <w:uiPriority w:val="99"/>
    <w:rsid w:val="00F135DA"/>
    <w:pPr>
      <w:spacing w:line="360" w:lineRule="auto"/>
      <w:ind w:leftChars="2500" w:left="100" w:firstLine="454"/>
    </w:pPr>
    <w:rPr>
      <w:rFonts w:ascii="Times New Roman" w:hAnsi="Times New Roman"/>
      <w:sz w:val="24"/>
      <w:szCs w:val="20"/>
      <w:lang w:val="x-none" w:eastAsia="x-none"/>
    </w:rPr>
  </w:style>
  <w:style w:type="character" w:customStyle="1" w:styleId="Char5">
    <w:name w:val="日期 Char"/>
    <w:basedOn w:val="a0"/>
    <w:link w:val="ac"/>
    <w:uiPriority w:val="99"/>
    <w:rsid w:val="00F135DA"/>
    <w:rPr>
      <w:rFonts w:ascii="Times New Roman" w:eastAsia="宋体" w:hAnsi="Times New Roman" w:cs="Times New Roman"/>
      <w:sz w:val="24"/>
      <w:szCs w:val="20"/>
      <w:lang w:val="x-none" w:eastAsia="x-none"/>
    </w:rPr>
  </w:style>
  <w:style w:type="paragraph" w:customStyle="1" w:styleId="1H1Fab-11Heading0Heading01H11A-1TopicHea">
    <w:name w:val="样式 样式 标题 1H1Fab-1标题1主题Heading 0Heading 01H11(A-1)Topic Hea... + ..."/>
    <w:basedOn w:val="a"/>
    <w:autoRedefine/>
    <w:rsid w:val="00F135DA"/>
    <w:pPr>
      <w:keepNext/>
      <w:keepLines/>
      <w:numPr>
        <w:numId w:val="2"/>
      </w:numPr>
      <w:adjustRightInd w:val="0"/>
      <w:snapToGrid w:val="0"/>
      <w:spacing w:before="340" w:after="330" w:line="360" w:lineRule="auto"/>
      <w:outlineLvl w:val="0"/>
    </w:pPr>
    <w:rPr>
      <w:rFonts w:ascii="宋体" w:hAnsi="宋体"/>
      <w:bCs/>
      <w:kern w:val="44"/>
      <w:sz w:val="36"/>
      <w:szCs w:val="44"/>
    </w:rPr>
  </w:style>
  <w:style w:type="paragraph" w:customStyle="1" w:styleId="DocTitle">
    <w:name w:val="DocTitle"/>
    <w:basedOn w:val="a"/>
    <w:rsid w:val="00F135DA"/>
    <w:pPr>
      <w:snapToGrid w:val="0"/>
      <w:spacing w:afterLines="50" w:after="50"/>
      <w:jc w:val="center"/>
    </w:pPr>
    <w:rPr>
      <w:rFonts w:ascii="Arial" w:eastAsia="黑体" w:hAnsi="Arial"/>
      <w:b/>
      <w:sz w:val="44"/>
      <w:szCs w:val="24"/>
    </w:rPr>
  </w:style>
  <w:style w:type="character" w:styleId="ad">
    <w:name w:val="page number"/>
    <w:basedOn w:val="a0"/>
    <w:uiPriority w:val="99"/>
    <w:semiHidden/>
    <w:unhideWhenUsed/>
    <w:rsid w:val="00A9557C"/>
  </w:style>
  <w:style w:type="paragraph" w:styleId="ae">
    <w:name w:val="Normal Indent"/>
    <w:basedOn w:val="a"/>
    <w:rsid w:val="00BE1355"/>
    <w:pPr>
      <w:ind w:firstLine="420"/>
    </w:pPr>
    <w:rPr>
      <w:rFonts w:ascii="Times New Roman" w:hAnsi="Times New Roman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E49B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0E49B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0E49B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49B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49B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49B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table" w:styleId="af">
    <w:name w:val="Table Grid"/>
    <w:basedOn w:val="a1"/>
    <w:uiPriority w:val="59"/>
    <w:qFormat/>
    <w:rsid w:val="00EE0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正文-齐头"/>
    <w:rsid w:val="003508A0"/>
    <w:pPr>
      <w:spacing w:before="80" w:after="40" w:line="360" w:lineRule="auto"/>
      <w:jc w:val="center"/>
    </w:pPr>
    <w:rPr>
      <w:rFonts w:ascii="Helvetica" w:eastAsia="ヒラギノ角ゴ Pro W3" w:hAnsi="Helvetica" w:cs="Times New Roman"/>
      <w:color w:val="000000"/>
      <w:kern w:val="0"/>
      <w:sz w:val="26"/>
      <w:szCs w:val="20"/>
    </w:rPr>
  </w:style>
  <w:style w:type="paragraph" w:customStyle="1" w:styleId="-0">
    <w:name w:val="缩进-二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color w:val="343434"/>
      <w:kern w:val="0"/>
      <w:sz w:val="28"/>
      <w:szCs w:val="20"/>
    </w:rPr>
  </w:style>
  <w:style w:type="paragraph" w:customStyle="1" w:styleId="-1">
    <w:name w:val="缩进-一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b/>
      <w:color w:val="3F3F3F"/>
      <w:kern w:val="0"/>
      <w:sz w:val="28"/>
      <w:szCs w:val="20"/>
    </w:rPr>
  </w:style>
  <w:style w:type="table" w:customStyle="1" w:styleId="GridTable6ColorfulAccent5">
    <w:name w:val="Grid Table 6 Colorful Accent 5"/>
    <w:basedOn w:val="a1"/>
    <w:uiPriority w:val="51"/>
    <w:rsid w:val="00EE31DD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1LightAccent1">
    <w:name w:val="Grid Table 1 Light Accent 1"/>
    <w:basedOn w:val="a1"/>
    <w:uiPriority w:val="46"/>
    <w:rsid w:val="00EE31D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06731D"/>
  </w:style>
  <w:style w:type="character" w:styleId="af0">
    <w:name w:val="FollowedHyperlink"/>
    <w:basedOn w:val="a0"/>
    <w:uiPriority w:val="99"/>
    <w:semiHidden/>
    <w:unhideWhenUsed/>
    <w:rsid w:val="00BE30EC"/>
    <w:rPr>
      <w:color w:val="800080" w:themeColor="followedHyperlink"/>
      <w:u w:val="single"/>
    </w:rPr>
  </w:style>
  <w:style w:type="table" w:customStyle="1" w:styleId="GridTable4Accent1">
    <w:name w:val="Grid Table 4 Accent 1"/>
    <w:basedOn w:val="a1"/>
    <w:uiPriority w:val="49"/>
    <w:rsid w:val="005C103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1">
    <w:name w:val="No Spacing"/>
    <w:uiPriority w:val="1"/>
    <w:qFormat/>
    <w:rsid w:val="00BC2F13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af2">
    <w:name w:val="雅黑五号"/>
    <w:basedOn w:val="a"/>
    <w:qFormat/>
    <w:rsid w:val="005C485C"/>
    <w:pPr>
      <w:widowControl/>
      <w:spacing w:line="400" w:lineRule="exact"/>
      <w:jc w:val="left"/>
    </w:pPr>
    <w:rPr>
      <w:rFonts w:ascii="微软雅黑" w:eastAsia="微软雅黑" w:hAnsi="微软雅黑" w:cstheme="minorBidi"/>
      <w:szCs w:val="21"/>
    </w:rPr>
  </w:style>
  <w:style w:type="table" w:customStyle="1" w:styleId="GridTable1LightAccent5">
    <w:name w:val="Grid Table 1 Light Accent 5"/>
    <w:basedOn w:val="a1"/>
    <w:uiPriority w:val="46"/>
    <w:rsid w:val="004471A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7ColorfulAccent1">
    <w:name w:val="Grid Table 7 Colorful Accent 1"/>
    <w:basedOn w:val="a1"/>
    <w:uiPriority w:val="52"/>
    <w:rsid w:val="00EB145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GridTable5DarkAccent3">
    <w:name w:val="Grid Table 5 Dark Accent 3"/>
    <w:basedOn w:val="a1"/>
    <w:uiPriority w:val="50"/>
    <w:rsid w:val="00EB145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Light">
    <w:name w:val="Grid Table Light"/>
    <w:basedOn w:val="a1"/>
    <w:uiPriority w:val="40"/>
    <w:rsid w:val="00EB14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3">
    <w:name w:val="Normal (Web)"/>
    <w:basedOn w:val="a"/>
    <w:uiPriority w:val="99"/>
    <w:unhideWhenUsed/>
    <w:rsid w:val="00143F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54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1,h1,Header 1,Heading 0,Header1,Section Head,1st level,l1,H11,H12,H13,H14,H15,H16,H17,Level 1 Topic Heading,h11,l11,标题一,章标题,PIM 1,Head 1 (Chapter heading),Head 1,Head 11,Head 12,Head 111,Head 13,Head 112,Head 14,Head 113,Head 15,Head 114,标"/>
    <w:basedOn w:val="a"/>
    <w:next w:val="2"/>
    <w:link w:val="1Char"/>
    <w:autoRedefine/>
    <w:uiPriority w:val="9"/>
    <w:qFormat/>
    <w:rsid w:val="00281900"/>
    <w:pPr>
      <w:numPr>
        <w:numId w:val="1"/>
      </w:numPr>
      <w:adjustRightInd w:val="0"/>
      <w:spacing w:line="360" w:lineRule="auto"/>
      <w:ind w:left="2835"/>
      <w:jc w:val="left"/>
      <w:textAlignment w:val="baseline"/>
      <w:outlineLvl w:val="0"/>
    </w:pPr>
    <w:rPr>
      <w:rFonts w:ascii="宋体" w:hAnsi="Times New Roman"/>
      <w:b/>
      <w:kern w:val="0"/>
      <w:sz w:val="44"/>
      <w:szCs w:val="20"/>
    </w:rPr>
  </w:style>
  <w:style w:type="paragraph" w:styleId="2">
    <w:name w:val="heading 2"/>
    <w:aliases w:val="2nd level,h2,2,Header 2,l2,PIM2,H2,Heading 2 Hidden,Heading 2 CCBS,heading 2,Titre3,HD2,sect 1.2,H21,sect 1.21,H22,sect 1.22,H211,sect 1.211,H23,sect 1.23,H212,sect 1.212,第一章 标题 2,Heading Two,Titre2,Head 2,Level 2 Topic Heading,DO NOT USE_h2,c"/>
    <w:basedOn w:val="1"/>
    <w:next w:val="a"/>
    <w:link w:val="2Char"/>
    <w:uiPriority w:val="9"/>
    <w:qFormat/>
    <w:rsid w:val="007F5B2F"/>
    <w:pPr>
      <w:numPr>
        <w:ilvl w:val="1"/>
      </w:numPr>
      <w:outlineLvl w:val="1"/>
    </w:pPr>
    <w:rPr>
      <w:sz w:val="32"/>
    </w:rPr>
  </w:style>
  <w:style w:type="paragraph" w:styleId="3">
    <w:name w:val="heading 3"/>
    <w:aliases w:val="Sections,h3,l3,3,PRTM Heading 3,BOD 0,H3,CT,sect1.标题 3,sect1.2.3,Heading 3 - old,H3-Heading 3,l3.3,list 3,heading 3,Bold Head,bh,level_3,PIM 3,Level 3 Head,sect1.2.31,sect1.2.32,sect1.2.311,sect1.2.33,sect1.2.312,Head 3,3rd level,Heading Three"/>
    <w:basedOn w:val="2"/>
    <w:next w:val="a"/>
    <w:link w:val="3Char"/>
    <w:uiPriority w:val="9"/>
    <w:qFormat/>
    <w:rsid w:val="007F5B2F"/>
    <w:pPr>
      <w:keepNext/>
      <w:keepLines/>
      <w:numPr>
        <w:ilvl w:val="2"/>
      </w:numPr>
      <w:adjustRightInd/>
      <w:textAlignment w:val="auto"/>
      <w:outlineLvl w:val="2"/>
    </w:pPr>
    <w:rPr>
      <w:sz w:val="30"/>
    </w:rPr>
  </w:style>
  <w:style w:type="paragraph" w:styleId="4">
    <w:name w:val="heading 4"/>
    <w:aliases w:val="h4,H4,标题 4*,PIM 4,heading 4,(L4),Titre4,Titre4 Char,bullet,bl,bb,sect 1.2.3.4,Ref Heading 1,rh1,sect 1.2.3.41,Ref Heading 11,rh11,sect 1.2.3.42,Ref Heading 12,rh12,sect 1.2.3.411,Ref Heading 111,rh111,sect 1.2.3.43,Ref Heading 13,rh13"/>
    <w:basedOn w:val="3"/>
    <w:next w:val="a"/>
    <w:link w:val="4Char"/>
    <w:uiPriority w:val="9"/>
    <w:qFormat/>
    <w:rsid w:val="007F5B2F"/>
    <w:pPr>
      <w:numPr>
        <w:ilvl w:val="3"/>
      </w:numPr>
      <w:outlineLvl w:val="3"/>
    </w:pPr>
    <w:rPr>
      <w:rFonts w:hAnsi="Arial"/>
      <w:sz w:val="28"/>
    </w:rPr>
  </w:style>
  <w:style w:type="paragraph" w:styleId="5">
    <w:name w:val="heading 5"/>
    <w:aliases w:val="BT L1,h5,Second Subheading,H5,标题 5*,dash,ds,dd,PIM 5,heading 5,table,Subheading,(L5),Block Label,口,l4,Titre5,Titre5 Char,Level 3 - i,dash1,ds1,dd1,dash2,ds2,dd2,dash3,ds3,dd3,dash4,ds4,dd4,dash5,ds5,dd5,dash6,ds6,dd6,dash7,ds7,dd7,dash8,ds8"/>
    <w:basedOn w:val="4"/>
    <w:next w:val="a"/>
    <w:link w:val="5Char"/>
    <w:uiPriority w:val="9"/>
    <w:qFormat/>
    <w:rsid w:val="007F5B2F"/>
    <w:pPr>
      <w:numPr>
        <w:ilvl w:val="4"/>
      </w:numPr>
      <w:outlineLvl w:val="4"/>
    </w:pPr>
    <w:rPr>
      <w:sz w:val="24"/>
    </w:rPr>
  </w:style>
  <w:style w:type="paragraph" w:styleId="6">
    <w:name w:val="heading 6"/>
    <w:aliases w:val="h6,Third Subheading,标号 6,标题 6*,PIM 6,H6,(L6),BOD 4,第五层条,●,Bullet list,Legal Level 1.,Bullet (Single Lines),L6,heading 6,Heading6,正文六级标题,Alpha List,H61,PIM 61,BOD 41,BOD 4 Char,H6 Char,PIM 6 Char,Do Not Use,sub-dash,sd,cnp"/>
    <w:basedOn w:val="5"/>
    <w:next w:val="a"/>
    <w:link w:val="6Char"/>
    <w:uiPriority w:val="9"/>
    <w:qFormat/>
    <w:rsid w:val="007F5B2F"/>
    <w:pPr>
      <w:numPr>
        <w:ilvl w:val="5"/>
      </w:numPr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页眉1,Ò³Ã¼,h7,ho,header odd,Alt Header"/>
    <w:basedOn w:val="a"/>
    <w:link w:val="Char"/>
    <w:uiPriority w:val="99"/>
    <w:unhideWhenUsed/>
    <w:rsid w:val="001F5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aliases w:val="页眉1 Char,Ò³Ã¼ Char,h7 Char,ho Char,header odd Char,Alt Header Char"/>
    <w:basedOn w:val="a0"/>
    <w:link w:val="a3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5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F5E5B"/>
    <w:pPr>
      <w:ind w:firstLineChars="200" w:firstLine="420"/>
    </w:pPr>
  </w:style>
  <w:style w:type="paragraph" w:styleId="a6">
    <w:name w:val="Balloon Text"/>
    <w:basedOn w:val="a"/>
    <w:link w:val="Char1"/>
    <w:uiPriority w:val="99"/>
    <w:unhideWhenUsed/>
    <w:rsid w:val="00E4418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rsid w:val="00E44185"/>
    <w:rPr>
      <w:rFonts w:ascii="Calibri" w:eastAsia="宋体" w:hAnsi="Calibri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D30FBB"/>
    <w:rPr>
      <w:color w:val="0000FF" w:themeColor="hyperlink"/>
      <w:u w:val="single"/>
    </w:rPr>
  </w:style>
  <w:style w:type="paragraph" w:styleId="a8">
    <w:name w:val="Document Map"/>
    <w:basedOn w:val="a"/>
    <w:link w:val="Char2"/>
    <w:uiPriority w:val="99"/>
    <w:semiHidden/>
    <w:unhideWhenUsed/>
    <w:rsid w:val="00194370"/>
    <w:rPr>
      <w:rFonts w:ascii="Heiti SC Light" w:eastAsia="Heiti SC Light"/>
      <w:sz w:val="24"/>
      <w:szCs w:val="24"/>
    </w:rPr>
  </w:style>
  <w:style w:type="character" w:customStyle="1" w:styleId="Char2">
    <w:name w:val="文档结构图 Char"/>
    <w:basedOn w:val="a0"/>
    <w:link w:val="a8"/>
    <w:uiPriority w:val="99"/>
    <w:semiHidden/>
    <w:rsid w:val="00194370"/>
    <w:rPr>
      <w:rFonts w:ascii="Heiti SC Light" w:eastAsia="Heiti SC Light" w:hAnsi="Calibri" w:cs="Times New Roman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1B7B21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1B7B21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1B7B21"/>
    <w:rPr>
      <w:rFonts w:ascii="Calibri" w:eastAsia="宋体" w:hAnsi="Calibri" w:cs="Times New Roman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1B7B21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1B7B21"/>
    <w:rPr>
      <w:rFonts w:ascii="Calibri" w:eastAsia="宋体" w:hAnsi="Calibri" w:cs="Times New Roman"/>
      <w:b/>
      <w:bCs/>
    </w:rPr>
  </w:style>
  <w:style w:type="character" w:customStyle="1" w:styleId="1Char">
    <w:name w:val="标题 1 Char"/>
    <w:aliases w:val="H1 Char,h1 Char,Header 1 Char,Heading 0 Char,Header1 Char,Section Head Char,1st level Char,l1 Char,H11 Char,H12 Char,H13 Char,H14 Char,H15 Char,H16 Char,H17 Char,Level 1 Topic Heading Char,h11 Char,l11 Char,标题一 Char,章标题 Char,PIM 1 Char,标 Char"/>
    <w:basedOn w:val="a0"/>
    <w:link w:val="1"/>
    <w:uiPriority w:val="9"/>
    <w:rsid w:val="00281900"/>
    <w:rPr>
      <w:rFonts w:ascii="宋体" w:eastAsia="宋体" w:hAnsi="Times New Roman" w:cs="Times New Roman"/>
      <w:b/>
      <w:kern w:val="0"/>
      <w:sz w:val="44"/>
      <w:szCs w:val="20"/>
    </w:rPr>
  </w:style>
  <w:style w:type="character" w:customStyle="1" w:styleId="2Char">
    <w:name w:val="标题 2 Char"/>
    <w:aliases w:val="2nd level Char,h2 Char,2 Char,Header 2 Char,l2 Char,PIM2 Char,H2 Char,Heading 2 Hidden Char,Heading 2 CCBS Char,heading 2 Char,Titre3 Char,HD2 Char,sect 1.2 Char,H21 Char,sect 1.21 Char,H22 Char,sect 1.22 Char,H211 Char,sect 1.211 Char,c Char"/>
    <w:basedOn w:val="a0"/>
    <w:link w:val="2"/>
    <w:uiPriority w:val="9"/>
    <w:rsid w:val="007F5B2F"/>
    <w:rPr>
      <w:rFonts w:ascii="宋体" w:eastAsia="宋体" w:hAnsi="Times New Roman" w:cs="Times New Roman"/>
      <w:b/>
      <w:kern w:val="0"/>
      <w:sz w:val="32"/>
      <w:szCs w:val="20"/>
    </w:rPr>
  </w:style>
  <w:style w:type="character" w:customStyle="1" w:styleId="3Char">
    <w:name w:val="标题 3 Char"/>
    <w:aliases w:val="Sections Char,h3 Char,l3 Char,3 Char,PRTM Heading 3 Char,BOD 0 Char,H3 Char,CT Char,sect1.标题 3 Char,sect1.2.3 Char,Heading 3 - old Char,H3-Heading 3 Char,l3.3 Char,list 3 Char,heading 3 Char,Bold Head Char,bh Char,level_3 Char,PIM 3 Char"/>
    <w:basedOn w:val="a0"/>
    <w:link w:val="3"/>
    <w:uiPriority w:val="9"/>
    <w:rsid w:val="007F5B2F"/>
    <w:rPr>
      <w:rFonts w:ascii="宋体" w:eastAsia="宋体" w:hAnsi="Times New Roman" w:cs="Times New Roman"/>
      <w:b/>
      <w:kern w:val="0"/>
      <w:sz w:val="30"/>
      <w:szCs w:val="20"/>
    </w:rPr>
  </w:style>
  <w:style w:type="character" w:customStyle="1" w:styleId="4Char">
    <w:name w:val="标题 4 Char"/>
    <w:aliases w:val="h4 Char,H4 Char,标题 4* Char,PIM 4 Char,heading 4 Char,(L4) Char,Titre4 Char1,Titre4 Char Char,bullet Char,bl Char,bb Char,sect 1.2.3.4 Char,Ref Heading 1 Char,rh1 Char,sect 1.2.3.41 Char,Ref Heading 11 Char,rh11 Char,sect 1.2.3.42 Char"/>
    <w:basedOn w:val="a0"/>
    <w:link w:val="4"/>
    <w:uiPriority w:val="9"/>
    <w:rsid w:val="007F5B2F"/>
    <w:rPr>
      <w:rFonts w:ascii="宋体" w:eastAsia="宋体" w:hAnsi="Arial" w:cs="Times New Roman"/>
      <w:b/>
      <w:kern w:val="0"/>
      <w:sz w:val="28"/>
      <w:szCs w:val="20"/>
    </w:rPr>
  </w:style>
  <w:style w:type="character" w:customStyle="1" w:styleId="5Char">
    <w:name w:val="标题 5 Char"/>
    <w:aliases w:val="BT L1 Char,h5 Char,Second Subheading Char,H5 Char,标题 5* Char,dash Char,ds Char,dd Char,PIM 5 Char,heading 5 Char,table Char,Subheading Char,(L5) Char,Block Label Char,口 Char,l4 Char,Titre5 Char1,Titre5 Char Char,Level 3 - i Char,dash1 Char"/>
    <w:basedOn w:val="a0"/>
    <w:link w:val="5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character" w:customStyle="1" w:styleId="6Char">
    <w:name w:val="标题 6 Char"/>
    <w:aliases w:val="h6 Char,Third Subheading Char,标号 6 Char,标题 6* Char,PIM 6 Char1,H6 Char1,(L6) Char,BOD 4 Char1,第五层条 Char,● Char,Bullet list Char,Legal Level 1. Char,Bullet (Single Lines) Char,L6 Char,heading 6 Char,Heading6 Char,正文六级标题 Char,Alpha List Char"/>
    <w:basedOn w:val="a0"/>
    <w:link w:val="6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paragraph" w:styleId="TOC">
    <w:name w:val="TOC Heading"/>
    <w:basedOn w:val="1"/>
    <w:next w:val="a"/>
    <w:uiPriority w:val="39"/>
    <w:qFormat/>
    <w:rsid w:val="007F5B2F"/>
    <w:pPr>
      <w:keepNext/>
      <w:keepLines/>
      <w:widowControl/>
      <w:numPr>
        <w:numId w:val="0"/>
      </w:numPr>
      <w:adjustRightInd/>
      <w:spacing w:before="480" w:line="276" w:lineRule="auto"/>
      <w:textAlignment w:val="auto"/>
      <w:outlineLvl w:val="9"/>
    </w:pPr>
    <w:rPr>
      <w:rFonts w:ascii="Cambria" w:hAnsi="Cambria"/>
      <w:bCs/>
      <w:color w:val="365F91"/>
      <w:szCs w:val="28"/>
    </w:rPr>
  </w:style>
  <w:style w:type="paragraph" w:styleId="10">
    <w:name w:val="toc 1"/>
    <w:aliases w:val="TOC1"/>
    <w:basedOn w:val="a"/>
    <w:next w:val="a"/>
    <w:autoRedefine/>
    <w:uiPriority w:val="39"/>
    <w:rsid w:val="007F5B2F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0E72FC"/>
    <w:pPr>
      <w:tabs>
        <w:tab w:val="right" w:leader="dot" w:pos="9736"/>
      </w:tabs>
      <w:spacing w:line="600" w:lineRule="auto"/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7F5B2F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tableentry">
    <w:name w:val="tableentry"/>
    <w:basedOn w:val="a"/>
    <w:rsid w:val="007F5B2F"/>
    <w:pPr>
      <w:keepNext/>
      <w:snapToGrid w:val="0"/>
      <w:spacing w:beforeLines="25" w:before="25" w:afterLines="25" w:after="25"/>
      <w:jc w:val="left"/>
    </w:pPr>
    <w:rPr>
      <w:rFonts w:ascii="Times New Roman" w:hAnsi="Times New Roman"/>
      <w:szCs w:val="24"/>
    </w:rPr>
  </w:style>
  <w:style w:type="paragraph" w:styleId="ac">
    <w:name w:val="Date"/>
    <w:basedOn w:val="a"/>
    <w:next w:val="a"/>
    <w:link w:val="Char5"/>
    <w:uiPriority w:val="99"/>
    <w:rsid w:val="00F135DA"/>
    <w:pPr>
      <w:spacing w:line="360" w:lineRule="auto"/>
      <w:ind w:leftChars="2500" w:left="100" w:firstLine="454"/>
    </w:pPr>
    <w:rPr>
      <w:rFonts w:ascii="Times New Roman" w:hAnsi="Times New Roman"/>
      <w:sz w:val="24"/>
      <w:szCs w:val="20"/>
      <w:lang w:val="x-none" w:eastAsia="x-none"/>
    </w:rPr>
  </w:style>
  <w:style w:type="character" w:customStyle="1" w:styleId="Char5">
    <w:name w:val="日期 Char"/>
    <w:basedOn w:val="a0"/>
    <w:link w:val="ac"/>
    <w:uiPriority w:val="99"/>
    <w:rsid w:val="00F135DA"/>
    <w:rPr>
      <w:rFonts w:ascii="Times New Roman" w:eastAsia="宋体" w:hAnsi="Times New Roman" w:cs="Times New Roman"/>
      <w:sz w:val="24"/>
      <w:szCs w:val="20"/>
      <w:lang w:val="x-none" w:eastAsia="x-none"/>
    </w:rPr>
  </w:style>
  <w:style w:type="paragraph" w:customStyle="1" w:styleId="1H1Fab-11Heading0Heading01H11A-1TopicHea">
    <w:name w:val="样式 样式 标题 1H1Fab-1标题1主题Heading 0Heading 01H11(A-1)Topic Hea... + ..."/>
    <w:basedOn w:val="a"/>
    <w:autoRedefine/>
    <w:rsid w:val="00F135DA"/>
    <w:pPr>
      <w:keepNext/>
      <w:keepLines/>
      <w:numPr>
        <w:numId w:val="2"/>
      </w:numPr>
      <w:adjustRightInd w:val="0"/>
      <w:snapToGrid w:val="0"/>
      <w:spacing w:before="340" w:after="330" w:line="360" w:lineRule="auto"/>
      <w:outlineLvl w:val="0"/>
    </w:pPr>
    <w:rPr>
      <w:rFonts w:ascii="宋体" w:hAnsi="宋体"/>
      <w:bCs/>
      <w:kern w:val="44"/>
      <w:sz w:val="36"/>
      <w:szCs w:val="44"/>
    </w:rPr>
  </w:style>
  <w:style w:type="paragraph" w:customStyle="1" w:styleId="DocTitle">
    <w:name w:val="DocTitle"/>
    <w:basedOn w:val="a"/>
    <w:rsid w:val="00F135DA"/>
    <w:pPr>
      <w:snapToGrid w:val="0"/>
      <w:spacing w:afterLines="50" w:after="50"/>
      <w:jc w:val="center"/>
    </w:pPr>
    <w:rPr>
      <w:rFonts w:ascii="Arial" w:eastAsia="黑体" w:hAnsi="Arial"/>
      <w:b/>
      <w:sz w:val="44"/>
      <w:szCs w:val="24"/>
    </w:rPr>
  </w:style>
  <w:style w:type="character" w:styleId="ad">
    <w:name w:val="page number"/>
    <w:basedOn w:val="a0"/>
    <w:uiPriority w:val="99"/>
    <w:semiHidden/>
    <w:unhideWhenUsed/>
    <w:rsid w:val="00A9557C"/>
  </w:style>
  <w:style w:type="paragraph" w:styleId="ae">
    <w:name w:val="Normal Indent"/>
    <w:basedOn w:val="a"/>
    <w:rsid w:val="00BE1355"/>
    <w:pPr>
      <w:ind w:firstLine="420"/>
    </w:pPr>
    <w:rPr>
      <w:rFonts w:ascii="Times New Roman" w:hAnsi="Times New Roman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E49B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0E49B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0E49B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49B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49B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49B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table" w:styleId="af">
    <w:name w:val="Table Grid"/>
    <w:basedOn w:val="a1"/>
    <w:uiPriority w:val="59"/>
    <w:qFormat/>
    <w:rsid w:val="00EE0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正文-齐头"/>
    <w:rsid w:val="003508A0"/>
    <w:pPr>
      <w:spacing w:before="80" w:after="40" w:line="360" w:lineRule="auto"/>
      <w:jc w:val="center"/>
    </w:pPr>
    <w:rPr>
      <w:rFonts w:ascii="Helvetica" w:eastAsia="ヒラギノ角ゴ Pro W3" w:hAnsi="Helvetica" w:cs="Times New Roman"/>
      <w:color w:val="000000"/>
      <w:kern w:val="0"/>
      <w:sz w:val="26"/>
      <w:szCs w:val="20"/>
    </w:rPr>
  </w:style>
  <w:style w:type="paragraph" w:customStyle="1" w:styleId="-0">
    <w:name w:val="缩进-二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color w:val="343434"/>
      <w:kern w:val="0"/>
      <w:sz w:val="28"/>
      <w:szCs w:val="20"/>
    </w:rPr>
  </w:style>
  <w:style w:type="paragraph" w:customStyle="1" w:styleId="-1">
    <w:name w:val="缩进-一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b/>
      <w:color w:val="3F3F3F"/>
      <w:kern w:val="0"/>
      <w:sz w:val="28"/>
      <w:szCs w:val="20"/>
    </w:rPr>
  </w:style>
  <w:style w:type="table" w:customStyle="1" w:styleId="GridTable6ColorfulAccent5">
    <w:name w:val="Grid Table 6 Colorful Accent 5"/>
    <w:basedOn w:val="a1"/>
    <w:uiPriority w:val="51"/>
    <w:rsid w:val="00EE31DD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1LightAccent1">
    <w:name w:val="Grid Table 1 Light Accent 1"/>
    <w:basedOn w:val="a1"/>
    <w:uiPriority w:val="46"/>
    <w:rsid w:val="00EE31D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06731D"/>
  </w:style>
  <w:style w:type="character" w:styleId="af0">
    <w:name w:val="FollowedHyperlink"/>
    <w:basedOn w:val="a0"/>
    <w:uiPriority w:val="99"/>
    <w:semiHidden/>
    <w:unhideWhenUsed/>
    <w:rsid w:val="00BE30EC"/>
    <w:rPr>
      <w:color w:val="800080" w:themeColor="followedHyperlink"/>
      <w:u w:val="single"/>
    </w:rPr>
  </w:style>
  <w:style w:type="table" w:customStyle="1" w:styleId="GridTable4Accent1">
    <w:name w:val="Grid Table 4 Accent 1"/>
    <w:basedOn w:val="a1"/>
    <w:uiPriority w:val="49"/>
    <w:rsid w:val="005C103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1">
    <w:name w:val="No Spacing"/>
    <w:uiPriority w:val="1"/>
    <w:qFormat/>
    <w:rsid w:val="00BC2F13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af2">
    <w:name w:val="雅黑五号"/>
    <w:basedOn w:val="a"/>
    <w:qFormat/>
    <w:rsid w:val="005C485C"/>
    <w:pPr>
      <w:widowControl/>
      <w:spacing w:line="400" w:lineRule="exact"/>
      <w:jc w:val="left"/>
    </w:pPr>
    <w:rPr>
      <w:rFonts w:ascii="微软雅黑" w:eastAsia="微软雅黑" w:hAnsi="微软雅黑" w:cstheme="minorBidi"/>
      <w:szCs w:val="21"/>
    </w:rPr>
  </w:style>
  <w:style w:type="table" w:customStyle="1" w:styleId="GridTable1LightAccent5">
    <w:name w:val="Grid Table 1 Light Accent 5"/>
    <w:basedOn w:val="a1"/>
    <w:uiPriority w:val="46"/>
    <w:rsid w:val="004471A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7ColorfulAccent1">
    <w:name w:val="Grid Table 7 Colorful Accent 1"/>
    <w:basedOn w:val="a1"/>
    <w:uiPriority w:val="52"/>
    <w:rsid w:val="00EB145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GridTable5DarkAccent3">
    <w:name w:val="Grid Table 5 Dark Accent 3"/>
    <w:basedOn w:val="a1"/>
    <w:uiPriority w:val="50"/>
    <w:rsid w:val="00EB145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Light">
    <w:name w:val="Grid Table Light"/>
    <w:basedOn w:val="a1"/>
    <w:uiPriority w:val="40"/>
    <w:rsid w:val="00EB14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3">
    <w:name w:val="Normal (Web)"/>
    <w:basedOn w:val="a"/>
    <w:uiPriority w:val="99"/>
    <w:unhideWhenUsed/>
    <w:rsid w:val="00143F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package" Target="embeddings/Microsoft_Excel_Worksheet1.xlsx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emf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331742-A113-4BEE-831B-1662BE402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35210</TotalTime>
  <Pages>59</Pages>
  <Words>3483</Words>
  <Characters>19854</Characters>
  <Application>Microsoft Office Word</Application>
  <DocSecurity>0</DocSecurity>
  <Lines>165</Lines>
  <Paragraphs>46</Paragraphs>
  <ScaleCrop>false</ScaleCrop>
  <Company>creditease</Company>
  <LinksUpToDate>false</LinksUpToDate>
  <CharactersWithSpaces>23291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creditease</dc:creator>
  <cp:keywords/>
  <dc:description/>
  <cp:lastModifiedBy>AutoBVT</cp:lastModifiedBy>
  <cp:revision>3005</cp:revision>
  <cp:lastPrinted>2014-05-14T08:09:00Z</cp:lastPrinted>
  <dcterms:created xsi:type="dcterms:W3CDTF">2014-04-21T09:11:00Z</dcterms:created>
  <dcterms:modified xsi:type="dcterms:W3CDTF">2018-06-26T09:06:00Z</dcterms:modified>
</cp:coreProperties>
</file>